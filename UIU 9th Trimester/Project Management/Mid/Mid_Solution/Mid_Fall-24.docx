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FCBDE7" w14:textId="77777777" w:rsidR="00134091" w:rsidRDefault="009F065A">
      <w:pPr>
        <w:pStyle w:val="Title"/>
        <w:spacing w:line="240" w:lineRule="auto"/>
        <w:ind w:firstLine="360"/>
      </w:pPr>
      <w:r>
        <w:rPr>
          <w:color w:val="17365D"/>
        </w:rPr>
        <w:t>PMG 4101 – Mid-Term Exam (Fall 2024)</w:t>
      </w:r>
      <w:r>
        <w:rPr>
          <w:noProof/>
        </w:rPr>
        <mc:AlternateContent>
          <mc:Choice Requires="wpg">
            <w:drawing>
              <wp:anchor distT="0" distB="0" distL="0" distR="0" simplePos="0" relativeHeight="251658240" behindDoc="0" locked="0" layoutInCell="1" hidden="0" allowOverlap="1" wp14:anchorId="2826FADE" wp14:editId="7A72E997">
                <wp:simplePos x="0" y="0"/>
                <wp:positionH relativeFrom="column">
                  <wp:posOffset>663054</wp:posOffset>
                </wp:positionH>
                <wp:positionV relativeFrom="paragraph">
                  <wp:posOffset>435419</wp:posOffset>
                </wp:positionV>
                <wp:extent cx="5533390" cy="22225"/>
                <wp:effectExtent l="0" t="0" r="0" b="0"/>
                <wp:wrapNone/>
                <wp:docPr id="2" name="Freeform: Shape 2"/>
                <wp:cNvGraphicFramePr/>
                <a:graphic xmlns:a="http://schemas.openxmlformats.org/drawingml/2006/main">
                  <a:graphicData uri="http://schemas.microsoft.com/office/word/2010/wordprocessingShape">
                    <wps:wsp>
                      <wps:cNvSpPr/>
                      <wps:spPr>
                        <a:xfrm>
                          <a:off x="2584068" y="3773650"/>
                          <a:ext cx="5523865" cy="12700"/>
                        </a:xfrm>
                        <a:custGeom>
                          <a:avLst/>
                          <a:gdLst/>
                          <a:ahLst/>
                          <a:cxnLst/>
                          <a:rect l="l" t="t" r="r" b="b"/>
                          <a:pathLst>
                            <a:path w="5523865" h="12700" extrusionOk="0">
                              <a:moveTo>
                                <a:pt x="5523865" y="0"/>
                              </a:moveTo>
                              <a:lnTo>
                                <a:pt x="0" y="0"/>
                              </a:lnTo>
                              <a:lnTo>
                                <a:pt x="0" y="12192"/>
                              </a:lnTo>
                              <a:lnTo>
                                <a:pt x="5523865" y="12192"/>
                              </a:lnTo>
                              <a:lnTo>
                                <a:pt x="5523865" y="0"/>
                              </a:lnTo>
                              <a:close/>
                            </a:path>
                          </a:pathLst>
                        </a:custGeom>
                        <a:solidFill>
                          <a:srgbClr val="4F81BC"/>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663054</wp:posOffset>
                </wp:positionH>
                <wp:positionV relativeFrom="paragraph">
                  <wp:posOffset>435419</wp:posOffset>
                </wp:positionV>
                <wp:extent cx="5533390" cy="22225"/>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33390" cy="22225"/>
                        </a:xfrm>
                        <a:prstGeom prst="rect"/>
                        <a:ln/>
                      </pic:spPr>
                    </pic:pic>
                  </a:graphicData>
                </a:graphic>
              </wp:anchor>
            </w:drawing>
          </mc:Fallback>
        </mc:AlternateContent>
      </w:r>
    </w:p>
    <w:p w14:paraId="0E0E18D1" w14:textId="77777777" w:rsidR="00134091" w:rsidRDefault="00134091">
      <w:pPr>
        <w:pBdr>
          <w:top w:val="nil"/>
          <w:left w:val="nil"/>
          <w:bottom w:val="nil"/>
          <w:right w:val="nil"/>
          <w:between w:val="nil"/>
        </w:pBdr>
        <w:spacing w:before="78"/>
        <w:rPr>
          <w:color w:val="000000"/>
        </w:rPr>
      </w:pPr>
    </w:p>
    <w:p w14:paraId="4DDAD1DB" w14:textId="77777777" w:rsidR="00134091" w:rsidRDefault="009F065A">
      <w:pPr>
        <w:pStyle w:val="Heading1"/>
        <w:numPr>
          <w:ilvl w:val="0"/>
          <w:numId w:val="8"/>
        </w:numPr>
        <w:tabs>
          <w:tab w:val="left" w:pos="636"/>
        </w:tabs>
        <w:ind w:left="636" w:hanging="276"/>
        <w:jc w:val="both"/>
        <w:rPr>
          <w:sz w:val="36"/>
          <w:szCs w:val="36"/>
          <w:u w:val="single"/>
        </w:rPr>
      </w:pPr>
      <w:r>
        <w:rPr>
          <w:color w:val="365F91"/>
          <w:sz w:val="36"/>
          <w:szCs w:val="36"/>
          <w:u w:val="single"/>
        </w:rPr>
        <w:t>Methodology Choice &amp; Drawbacks of SCRUM:</w:t>
      </w:r>
    </w:p>
    <w:sdt>
      <w:sdtPr>
        <w:tag w:val="goog_rdk_0"/>
        <w:id w:val="640239998"/>
      </w:sdtPr>
      <w:sdtEndPr/>
      <w:sdtContent>
        <w:p w14:paraId="5EB1A6C8" w14:textId="77777777" w:rsidR="00134091" w:rsidRDefault="007A647D" w:rsidP="007A647D">
          <w:pPr>
            <w:pBdr>
              <w:top w:val="nil"/>
              <w:left w:val="nil"/>
              <w:bottom w:val="nil"/>
              <w:right w:val="nil"/>
              <w:between w:val="nil"/>
            </w:pBdr>
            <w:spacing w:before="55"/>
            <w:ind w:left="360" w:right="25" w:hanging="121"/>
            <w:jc w:val="both"/>
            <w:rPr>
              <w:b/>
              <w:i/>
              <w:color w:val="000000"/>
              <w:u w:val="single"/>
            </w:rPr>
          </w:pPr>
        </w:p>
      </w:sdtContent>
    </w:sdt>
    <w:p w14:paraId="605839E5" w14:textId="77777777" w:rsidR="00134091" w:rsidRDefault="009F065A">
      <w:pPr>
        <w:pBdr>
          <w:top w:val="nil"/>
          <w:left w:val="nil"/>
          <w:bottom w:val="nil"/>
          <w:right w:val="nil"/>
          <w:between w:val="nil"/>
        </w:pBdr>
        <w:spacing w:before="55"/>
        <w:ind w:left="360" w:right="25" w:hanging="121"/>
        <w:jc w:val="both"/>
        <w:rPr>
          <w:color w:val="000000"/>
        </w:rPr>
      </w:pPr>
      <w:r>
        <w:rPr>
          <w:b/>
          <w:i/>
          <w:color w:val="000000"/>
          <w:u w:val="single"/>
        </w:rPr>
        <w:t>Chosen Methodology:</w:t>
      </w:r>
      <w:r>
        <w:rPr>
          <w:color w:val="000000"/>
        </w:rPr>
        <w:t xml:space="preserve"> Agile (SCRUM) Methodology</w:t>
      </w:r>
    </w:p>
    <w:p w14:paraId="33B1EDF8"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Given the scenario described, Agile methodology using the SCRUM framework is the most appropriate approach for this project. Below is a detailed explanation of why Agile is chosen and the rationale behind it:</w:t>
      </w:r>
    </w:p>
    <w:p w14:paraId="4C030C86" w14:textId="77777777" w:rsidR="00134091" w:rsidRDefault="00134091">
      <w:pPr>
        <w:pBdr>
          <w:top w:val="nil"/>
          <w:left w:val="nil"/>
          <w:bottom w:val="nil"/>
          <w:right w:val="nil"/>
          <w:between w:val="nil"/>
        </w:pBdr>
        <w:spacing w:before="55"/>
        <w:ind w:left="360" w:right="25" w:hanging="121"/>
        <w:jc w:val="both"/>
        <w:rPr>
          <w:color w:val="000000"/>
        </w:rPr>
      </w:pPr>
    </w:p>
    <w:p w14:paraId="2C044AD2" w14:textId="77777777" w:rsidR="00134091" w:rsidRDefault="009F065A">
      <w:pPr>
        <w:pBdr>
          <w:top w:val="nil"/>
          <w:left w:val="nil"/>
          <w:bottom w:val="nil"/>
          <w:right w:val="nil"/>
          <w:between w:val="nil"/>
        </w:pBdr>
        <w:spacing w:before="55"/>
        <w:ind w:left="360" w:right="25" w:hanging="121"/>
        <w:jc w:val="both"/>
        <w:rPr>
          <w:b/>
          <w:i/>
          <w:color w:val="000000"/>
          <w:u w:val="single"/>
        </w:rPr>
      </w:pPr>
      <w:r>
        <w:rPr>
          <w:b/>
          <w:i/>
          <w:color w:val="000000"/>
          <w:u w:val="single"/>
        </w:rPr>
        <w:t>Rationale for Choosing SCRUM (Agile Methodology)</w:t>
      </w:r>
    </w:p>
    <w:p w14:paraId="3BB72179" w14:textId="77777777" w:rsidR="00134091" w:rsidRDefault="009F065A">
      <w:pPr>
        <w:numPr>
          <w:ilvl w:val="0"/>
          <w:numId w:val="9"/>
        </w:numPr>
        <w:pBdr>
          <w:top w:val="nil"/>
          <w:left w:val="nil"/>
          <w:bottom w:val="nil"/>
          <w:right w:val="nil"/>
          <w:between w:val="nil"/>
        </w:pBdr>
        <w:spacing w:before="55"/>
        <w:ind w:right="25"/>
        <w:jc w:val="both"/>
      </w:pPr>
      <w:r>
        <w:rPr>
          <w:color w:val="000000"/>
        </w:rPr>
        <w:t>Project Complexity and Evolving Requirements:</w:t>
      </w:r>
    </w:p>
    <w:p w14:paraId="7B8BE7DC"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The project involves a complex e-learning platform that will utilize AI/ML algorithms for personalized learning. With evolving features such as gamification, social learning tools, and real-time collaboration, Agile allows flexibility to adapt to these changes.</w:t>
      </w:r>
    </w:p>
    <w:p w14:paraId="414AD902" w14:textId="77777777" w:rsidR="00134091" w:rsidRDefault="009F065A">
      <w:pPr>
        <w:pBdr>
          <w:top w:val="nil"/>
          <w:left w:val="nil"/>
          <w:bottom w:val="nil"/>
          <w:right w:val="nil"/>
          <w:between w:val="nil"/>
        </w:pBdr>
        <w:spacing w:before="55"/>
        <w:ind w:left="360" w:right="25"/>
        <w:jc w:val="both"/>
        <w:rPr>
          <w:color w:val="000000"/>
        </w:rPr>
      </w:pPr>
      <w:r>
        <w:rPr>
          <w:color w:val="000000"/>
        </w:rPr>
        <w:t>The client wants to incorporate features incrementally, starting with the most important ones. SCRUM allows for iterative development, where new features are added after each sprint, ensuring flexibility and continuous improvement.</w:t>
      </w:r>
    </w:p>
    <w:p w14:paraId="6F7405C1" w14:textId="77777777" w:rsidR="00134091" w:rsidRDefault="009F065A">
      <w:pPr>
        <w:numPr>
          <w:ilvl w:val="0"/>
          <w:numId w:val="9"/>
        </w:numPr>
        <w:pBdr>
          <w:top w:val="nil"/>
          <w:left w:val="nil"/>
          <w:bottom w:val="nil"/>
          <w:right w:val="nil"/>
          <w:between w:val="nil"/>
        </w:pBdr>
        <w:spacing w:before="55"/>
        <w:ind w:right="25"/>
        <w:jc w:val="both"/>
      </w:pPr>
      <w:r>
        <w:rPr>
          <w:color w:val="000000"/>
        </w:rPr>
        <w:t>Early Delivery of Core Features:</w:t>
      </w:r>
    </w:p>
    <w:p w14:paraId="510DA9C2" w14:textId="59B61E6B" w:rsidR="00134091" w:rsidRDefault="009F065A">
      <w:pPr>
        <w:pBdr>
          <w:top w:val="nil"/>
          <w:left w:val="nil"/>
          <w:bottom w:val="nil"/>
          <w:right w:val="nil"/>
          <w:between w:val="nil"/>
        </w:pBdr>
        <w:spacing w:before="55"/>
        <w:ind w:left="360" w:right="25" w:hanging="121"/>
        <w:jc w:val="both"/>
        <w:rPr>
          <w:color w:val="000000"/>
        </w:rPr>
      </w:pPr>
      <w:r>
        <w:rPr>
          <w:color w:val="000000"/>
        </w:rPr>
        <w:t>The client has</w:t>
      </w:r>
      <w:sdt>
        <w:sdtPr>
          <w:tag w:val="goog_rdk_1"/>
          <w:id w:val="-394388790"/>
        </w:sdtPr>
        <w:sdtEndPr/>
        <w:sdtContent>
          <w:r w:rsidR="00F52D04">
            <w:t xml:space="preserve"> </w:t>
          </w:r>
          <w:ins w:id="0" w:author="Aranya Kishor Das" w:date="2025-09-09T04:43:00Z">
            <w:r>
              <w:rPr>
                <w:color w:val="1155CC"/>
                <w:u w:val="single"/>
              </w:rPr>
              <w:t>Mid (Fall-24) File</w:t>
            </w:r>
          </w:ins>
        </w:sdtContent>
      </w:sdt>
      <w:r>
        <w:rPr>
          <w:color w:val="000000"/>
        </w:rPr>
        <w:t xml:space="preserve"> requested the platform be ready for a pilot program within four months. Using SCRUM, the team can deliver the core functionalities within the first few sprints and continue to enhance and scale the platform over time. This ensures quick wins for the client and stakeholders.</w:t>
      </w:r>
    </w:p>
    <w:p w14:paraId="14366001" w14:textId="77777777" w:rsidR="00134091" w:rsidRDefault="009F065A">
      <w:pPr>
        <w:numPr>
          <w:ilvl w:val="0"/>
          <w:numId w:val="9"/>
        </w:numPr>
        <w:pBdr>
          <w:top w:val="nil"/>
          <w:left w:val="nil"/>
          <w:bottom w:val="nil"/>
          <w:right w:val="nil"/>
          <w:between w:val="nil"/>
        </w:pBdr>
        <w:spacing w:before="55"/>
        <w:ind w:right="25"/>
        <w:jc w:val="both"/>
      </w:pPr>
      <w:r>
        <w:rPr>
          <w:color w:val="000000"/>
        </w:rPr>
        <w:t>Cross-functional Team Collaboration:</w:t>
      </w:r>
    </w:p>
    <w:p w14:paraId="050DC8C1"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The project requires expertise in areas like AI/ML, UX design, and gamification, which the current team lacks. With Agile, the team can integrate specialists (e.g., data scientists, instructional designers) into the project at various points and collaborate closely with subject matter experts. Agile encourages collaboration across roles, ensuring better-quality outcomes.</w:t>
      </w:r>
    </w:p>
    <w:p w14:paraId="7CDB450A" w14:textId="77777777" w:rsidR="00134091" w:rsidRDefault="009F065A">
      <w:pPr>
        <w:numPr>
          <w:ilvl w:val="0"/>
          <w:numId w:val="9"/>
        </w:numPr>
        <w:pBdr>
          <w:top w:val="nil"/>
          <w:left w:val="nil"/>
          <w:bottom w:val="nil"/>
          <w:right w:val="nil"/>
          <w:between w:val="nil"/>
        </w:pBdr>
        <w:spacing w:before="55"/>
        <w:ind w:right="25"/>
        <w:jc w:val="both"/>
      </w:pPr>
      <w:r>
        <w:rPr>
          <w:color w:val="000000"/>
        </w:rPr>
        <w:t>Frequent Feedback and Continuous Improvement:</w:t>
      </w:r>
    </w:p>
    <w:p w14:paraId="02F481EE"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The platform will be developed with continuous input from teachers, students, and other stakeholders, ensuring it meets the target audience’s needs. In SCRUM, frequent sprints and reviews will enable the team to make necessary adjustments and improvements based on user feedback. This process ensures that the platform remains aligned with educational goals and student needs.</w:t>
      </w:r>
    </w:p>
    <w:p w14:paraId="79292D26" w14:textId="77777777" w:rsidR="00134091" w:rsidRDefault="009F065A">
      <w:pPr>
        <w:numPr>
          <w:ilvl w:val="0"/>
          <w:numId w:val="9"/>
        </w:numPr>
        <w:pBdr>
          <w:top w:val="nil"/>
          <w:left w:val="nil"/>
          <w:bottom w:val="nil"/>
          <w:right w:val="nil"/>
          <w:between w:val="nil"/>
        </w:pBdr>
        <w:spacing w:before="55"/>
        <w:ind w:right="25"/>
        <w:jc w:val="both"/>
      </w:pPr>
      <w:r>
        <w:rPr>
          <w:color w:val="000000"/>
        </w:rPr>
        <w:t>Risk Management and Scalability:</w:t>
      </w:r>
    </w:p>
    <w:p w14:paraId="3BB5F2A9"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Given the concerns about balancing quality and scalability, SCRUM helps manage these risks by breaking the project into smaller, manageable chunks. Each sprint allows the team to focus on specific modules and their scalability, ensuring that the platform can handle high traffic during peak usage periods.</w:t>
      </w:r>
    </w:p>
    <w:p w14:paraId="4E2AFE82" w14:textId="77777777" w:rsidR="00134091" w:rsidRDefault="00134091">
      <w:pPr>
        <w:pBdr>
          <w:top w:val="nil"/>
          <w:left w:val="nil"/>
          <w:bottom w:val="nil"/>
          <w:right w:val="nil"/>
          <w:between w:val="nil"/>
        </w:pBdr>
        <w:spacing w:before="55"/>
        <w:ind w:left="360" w:right="25" w:hanging="121"/>
        <w:jc w:val="both"/>
        <w:rPr>
          <w:color w:val="000000"/>
        </w:rPr>
      </w:pPr>
    </w:p>
    <w:p w14:paraId="62729525" w14:textId="77777777" w:rsidR="00134091" w:rsidRDefault="009F065A">
      <w:pPr>
        <w:pBdr>
          <w:top w:val="nil"/>
          <w:left w:val="nil"/>
          <w:bottom w:val="nil"/>
          <w:right w:val="nil"/>
          <w:between w:val="nil"/>
        </w:pBdr>
        <w:spacing w:before="55"/>
        <w:ind w:left="360" w:right="25" w:hanging="121"/>
        <w:jc w:val="both"/>
        <w:rPr>
          <w:b/>
          <w:i/>
          <w:color w:val="000000"/>
          <w:u w:val="single"/>
        </w:rPr>
      </w:pPr>
      <w:r>
        <w:rPr>
          <w:b/>
          <w:i/>
          <w:color w:val="000000"/>
          <w:u w:val="single"/>
        </w:rPr>
        <w:t>Drawbacks of SCRUM Methodology:</w:t>
      </w:r>
    </w:p>
    <w:p w14:paraId="60D09710" w14:textId="77777777" w:rsidR="00134091" w:rsidRDefault="009F065A">
      <w:pPr>
        <w:numPr>
          <w:ilvl w:val="0"/>
          <w:numId w:val="10"/>
        </w:numPr>
        <w:pBdr>
          <w:top w:val="nil"/>
          <w:left w:val="nil"/>
          <w:bottom w:val="nil"/>
          <w:right w:val="nil"/>
          <w:between w:val="nil"/>
        </w:pBdr>
        <w:spacing w:before="55"/>
        <w:ind w:right="25"/>
        <w:jc w:val="both"/>
      </w:pPr>
      <w:r>
        <w:rPr>
          <w:color w:val="000000"/>
        </w:rPr>
        <w:t>Requires Constant Communication:</w:t>
      </w:r>
    </w:p>
    <w:p w14:paraId="3D402CDC"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SCRUM requires constant communication between all stakeholders, team members, and clients. This might not always be feasible if the team is spread out or lacks clear communication channels, potentially slowing down the development process.</w:t>
      </w:r>
    </w:p>
    <w:p w14:paraId="6205CAE9" w14:textId="77777777" w:rsidR="00134091" w:rsidRDefault="00134091">
      <w:pPr>
        <w:pBdr>
          <w:top w:val="nil"/>
          <w:left w:val="nil"/>
          <w:bottom w:val="nil"/>
          <w:right w:val="nil"/>
          <w:between w:val="nil"/>
        </w:pBdr>
        <w:spacing w:before="55"/>
        <w:ind w:left="360" w:right="25" w:hanging="121"/>
        <w:jc w:val="both"/>
        <w:rPr>
          <w:color w:val="000000"/>
        </w:rPr>
      </w:pPr>
    </w:p>
    <w:p w14:paraId="1346486E" w14:textId="77777777" w:rsidR="00134091" w:rsidRDefault="009F065A">
      <w:pPr>
        <w:numPr>
          <w:ilvl w:val="0"/>
          <w:numId w:val="10"/>
        </w:numPr>
        <w:pBdr>
          <w:top w:val="nil"/>
          <w:left w:val="nil"/>
          <w:bottom w:val="nil"/>
          <w:right w:val="nil"/>
          <w:between w:val="nil"/>
        </w:pBdr>
        <w:spacing w:before="55"/>
        <w:ind w:right="25"/>
        <w:jc w:val="both"/>
      </w:pPr>
      <w:r>
        <w:rPr>
          <w:color w:val="000000"/>
        </w:rPr>
        <w:t>Steep Learning Curve for New Team Members:</w:t>
      </w:r>
    </w:p>
    <w:p w14:paraId="0A555A23"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The SCRUM framework can be complex for new team members, especially if they are unfamiliar with Agile practices. This might delay the start of the project or create confusion within the team.</w:t>
      </w:r>
    </w:p>
    <w:p w14:paraId="076FB0B5" w14:textId="77777777" w:rsidR="00134091" w:rsidRDefault="00134091">
      <w:pPr>
        <w:pBdr>
          <w:top w:val="nil"/>
          <w:left w:val="nil"/>
          <w:bottom w:val="nil"/>
          <w:right w:val="nil"/>
          <w:between w:val="nil"/>
        </w:pBdr>
        <w:spacing w:before="55"/>
        <w:ind w:left="360" w:right="25" w:hanging="121"/>
        <w:jc w:val="both"/>
        <w:rPr>
          <w:color w:val="000000"/>
        </w:rPr>
      </w:pPr>
    </w:p>
    <w:p w14:paraId="62DAC7E0" w14:textId="77777777" w:rsidR="00134091" w:rsidRDefault="009F065A">
      <w:pPr>
        <w:numPr>
          <w:ilvl w:val="0"/>
          <w:numId w:val="10"/>
        </w:numPr>
        <w:pBdr>
          <w:top w:val="nil"/>
          <w:left w:val="nil"/>
          <w:bottom w:val="nil"/>
          <w:right w:val="nil"/>
          <w:between w:val="nil"/>
        </w:pBdr>
        <w:spacing w:before="55"/>
        <w:ind w:right="25"/>
        <w:jc w:val="both"/>
      </w:pPr>
      <w:r>
        <w:rPr>
          <w:color w:val="000000"/>
        </w:rPr>
        <w:t>Difficulty in Estimation:</w:t>
      </w:r>
    </w:p>
    <w:p w14:paraId="7E32B815"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 xml:space="preserve">In SCRUM, it can be challenging to accurately estimate how long tasks will take, especially in complex projects like </w:t>
      </w:r>
      <w:r>
        <w:rPr>
          <w:color w:val="000000"/>
        </w:rPr>
        <w:lastRenderedPageBreak/>
        <w:t>an AI-driven e-learning platform. Misestimations can lead to delays and missed deadlines, especially when multiple sprints are involved.</w:t>
      </w:r>
    </w:p>
    <w:p w14:paraId="7ACD0A6A" w14:textId="77777777" w:rsidR="00134091" w:rsidRDefault="00134091">
      <w:pPr>
        <w:pBdr>
          <w:top w:val="nil"/>
          <w:left w:val="nil"/>
          <w:bottom w:val="nil"/>
          <w:right w:val="nil"/>
          <w:between w:val="nil"/>
        </w:pBdr>
        <w:spacing w:before="55"/>
        <w:ind w:left="360" w:right="25" w:hanging="121"/>
        <w:jc w:val="both"/>
        <w:rPr>
          <w:color w:val="000000"/>
        </w:rPr>
      </w:pPr>
    </w:p>
    <w:p w14:paraId="27159067" w14:textId="77777777" w:rsidR="00134091" w:rsidRDefault="009F065A">
      <w:pPr>
        <w:numPr>
          <w:ilvl w:val="0"/>
          <w:numId w:val="10"/>
        </w:numPr>
        <w:pBdr>
          <w:top w:val="nil"/>
          <w:left w:val="nil"/>
          <w:bottom w:val="nil"/>
          <w:right w:val="nil"/>
          <w:between w:val="nil"/>
        </w:pBdr>
        <w:spacing w:before="55"/>
        <w:ind w:right="25"/>
        <w:jc w:val="both"/>
      </w:pPr>
      <w:r>
        <w:rPr>
          <w:color w:val="000000"/>
        </w:rPr>
        <w:t>Dependency on Scrum Master:</w:t>
      </w:r>
    </w:p>
    <w:p w14:paraId="015177B1"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The success of SCRUM depends heavily on the Scrum Master to facilitate the process. If the Scrum Master is not experienced or does not manage the team well, the process could break down, leading to inefficiencies and miscommunication.</w:t>
      </w:r>
    </w:p>
    <w:p w14:paraId="2D698496" w14:textId="77777777" w:rsidR="00134091" w:rsidRDefault="00134091">
      <w:pPr>
        <w:pBdr>
          <w:top w:val="nil"/>
          <w:left w:val="nil"/>
          <w:bottom w:val="nil"/>
          <w:right w:val="nil"/>
          <w:between w:val="nil"/>
        </w:pBdr>
        <w:spacing w:before="55"/>
        <w:ind w:right="25"/>
        <w:jc w:val="both"/>
        <w:rPr>
          <w:color w:val="000000"/>
        </w:rPr>
      </w:pPr>
    </w:p>
    <w:p w14:paraId="44104CAE" w14:textId="77777777" w:rsidR="00134091" w:rsidRDefault="009F065A">
      <w:pPr>
        <w:pBdr>
          <w:top w:val="nil"/>
          <w:left w:val="nil"/>
          <w:bottom w:val="nil"/>
          <w:right w:val="nil"/>
          <w:between w:val="nil"/>
        </w:pBdr>
        <w:spacing w:before="55"/>
        <w:ind w:left="360" w:right="25" w:hanging="121"/>
        <w:jc w:val="both"/>
        <w:rPr>
          <w:b/>
          <w:i/>
          <w:color w:val="000000"/>
          <w:u w:val="single"/>
        </w:rPr>
      </w:pPr>
      <w:r>
        <w:rPr>
          <w:b/>
          <w:i/>
          <w:color w:val="000000"/>
          <w:u w:val="single"/>
        </w:rPr>
        <w:t>When SCRUM is Ideal:</w:t>
      </w:r>
    </w:p>
    <w:p w14:paraId="405A7A8D"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SCRUM is ideal for projects with:</w:t>
      </w:r>
    </w:p>
    <w:p w14:paraId="6A1C5261" w14:textId="77777777" w:rsidR="00134091" w:rsidRDefault="009F065A">
      <w:pPr>
        <w:numPr>
          <w:ilvl w:val="0"/>
          <w:numId w:val="11"/>
        </w:numPr>
        <w:pBdr>
          <w:top w:val="nil"/>
          <w:left w:val="nil"/>
          <w:bottom w:val="nil"/>
          <w:right w:val="nil"/>
          <w:between w:val="nil"/>
        </w:pBdr>
        <w:spacing w:before="55"/>
        <w:ind w:right="25"/>
        <w:jc w:val="both"/>
      </w:pPr>
      <w:r>
        <w:rPr>
          <w:color w:val="000000"/>
        </w:rPr>
        <w:t>Changing requirements that evolve over time.</w:t>
      </w:r>
    </w:p>
    <w:p w14:paraId="5B91474D" w14:textId="77777777" w:rsidR="00134091" w:rsidRDefault="009F065A">
      <w:pPr>
        <w:numPr>
          <w:ilvl w:val="0"/>
          <w:numId w:val="11"/>
        </w:numPr>
        <w:pBdr>
          <w:top w:val="nil"/>
          <w:left w:val="nil"/>
          <w:bottom w:val="nil"/>
          <w:right w:val="nil"/>
          <w:between w:val="nil"/>
        </w:pBdr>
        <w:spacing w:before="55"/>
        <w:ind w:right="25"/>
        <w:jc w:val="both"/>
      </w:pPr>
      <w:r>
        <w:rPr>
          <w:color w:val="000000"/>
        </w:rPr>
        <w:t>Continuous stakeholder feedback and involvement.</w:t>
      </w:r>
    </w:p>
    <w:p w14:paraId="6F693CAC" w14:textId="77777777" w:rsidR="00134091" w:rsidRDefault="009F065A">
      <w:pPr>
        <w:numPr>
          <w:ilvl w:val="0"/>
          <w:numId w:val="11"/>
        </w:numPr>
        <w:pBdr>
          <w:top w:val="nil"/>
          <w:left w:val="nil"/>
          <w:bottom w:val="nil"/>
          <w:right w:val="nil"/>
          <w:between w:val="nil"/>
        </w:pBdr>
        <w:spacing w:before="55"/>
        <w:ind w:right="25"/>
        <w:jc w:val="both"/>
      </w:pPr>
      <w:r>
        <w:rPr>
          <w:color w:val="000000"/>
        </w:rPr>
        <w:t>A need for rapid delivery of features and early product launches.</w:t>
      </w:r>
    </w:p>
    <w:p w14:paraId="33497B4F" w14:textId="77777777" w:rsidR="00134091" w:rsidRDefault="009F065A">
      <w:pPr>
        <w:numPr>
          <w:ilvl w:val="0"/>
          <w:numId w:val="11"/>
        </w:numPr>
        <w:pBdr>
          <w:top w:val="nil"/>
          <w:left w:val="nil"/>
          <w:bottom w:val="nil"/>
          <w:right w:val="nil"/>
          <w:between w:val="nil"/>
        </w:pBdr>
        <w:spacing w:before="55"/>
        <w:ind w:right="25"/>
        <w:jc w:val="both"/>
      </w:pPr>
      <w:r>
        <w:rPr>
          <w:color w:val="000000"/>
        </w:rPr>
        <w:t>Complex projects that involve multiple features and require flexibility in development.</w:t>
      </w:r>
    </w:p>
    <w:p w14:paraId="250C6409" w14:textId="77777777" w:rsidR="00134091" w:rsidRDefault="009F065A">
      <w:pPr>
        <w:pBdr>
          <w:top w:val="nil"/>
          <w:left w:val="nil"/>
          <w:bottom w:val="nil"/>
          <w:right w:val="nil"/>
          <w:between w:val="nil"/>
        </w:pBdr>
        <w:spacing w:before="55"/>
        <w:ind w:left="360" w:right="25" w:hanging="121"/>
        <w:jc w:val="both"/>
        <w:rPr>
          <w:color w:val="000000"/>
        </w:rPr>
      </w:pPr>
      <w:r>
        <w:rPr>
          <w:color w:val="000000"/>
        </w:rPr>
        <w:t>In contrast, SCRUM may not be the best fit for projects with fixed, well-defined requirements or where extensive documentation and clear, linear progress are needed.</w:t>
      </w:r>
    </w:p>
    <w:p w14:paraId="67667B0B" w14:textId="77777777" w:rsidR="00134091" w:rsidRDefault="00134091">
      <w:pPr>
        <w:pBdr>
          <w:top w:val="nil"/>
          <w:left w:val="nil"/>
          <w:bottom w:val="nil"/>
          <w:right w:val="nil"/>
          <w:between w:val="nil"/>
        </w:pBdr>
        <w:rPr>
          <w:color w:val="000000"/>
        </w:rPr>
      </w:pPr>
    </w:p>
    <w:p w14:paraId="618B43AA" w14:textId="77777777" w:rsidR="00134091" w:rsidRDefault="00134091">
      <w:pPr>
        <w:pBdr>
          <w:top w:val="nil"/>
          <w:left w:val="nil"/>
          <w:bottom w:val="nil"/>
          <w:right w:val="nil"/>
          <w:between w:val="nil"/>
        </w:pBdr>
        <w:spacing w:before="2"/>
        <w:rPr>
          <w:color w:val="000000"/>
        </w:rPr>
      </w:pPr>
    </w:p>
    <w:p w14:paraId="36AFB576" w14:textId="77777777" w:rsidR="00134091" w:rsidRDefault="009F065A">
      <w:pPr>
        <w:pStyle w:val="Heading1"/>
        <w:numPr>
          <w:ilvl w:val="0"/>
          <w:numId w:val="8"/>
        </w:numPr>
        <w:tabs>
          <w:tab w:val="left" w:pos="636"/>
        </w:tabs>
        <w:ind w:left="636" w:hanging="276"/>
        <w:rPr>
          <w:sz w:val="36"/>
          <w:szCs w:val="36"/>
          <w:u w:val="single"/>
        </w:rPr>
      </w:pPr>
      <w:r>
        <w:rPr>
          <w:color w:val="365F91"/>
          <w:sz w:val="36"/>
          <w:szCs w:val="36"/>
          <w:u w:val="single"/>
        </w:rPr>
        <w:t>Vision and Scope Document:</w:t>
      </w:r>
    </w:p>
    <w:p w14:paraId="0DD14E81" w14:textId="77777777" w:rsidR="00134091" w:rsidRDefault="009F065A">
      <w:pPr>
        <w:numPr>
          <w:ilvl w:val="0"/>
          <w:numId w:val="12"/>
        </w:numPr>
        <w:pBdr>
          <w:top w:val="nil"/>
          <w:left w:val="nil"/>
          <w:bottom w:val="nil"/>
          <w:right w:val="nil"/>
          <w:between w:val="nil"/>
        </w:pBdr>
        <w:spacing w:before="54"/>
      </w:pPr>
      <w:r>
        <w:rPr>
          <w:b/>
          <w:i/>
          <w:color w:val="000000"/>
          <w:u w:val="single"/>
        </w:rPr>
        <w:t>Vision Document Outline:</w:t>
      </w:r>
      <w:r>
        <w:rPr>
          <w:color w:val="000000"/>
        </w:rPr>
        <w:br/>
        <w:t xml:space="preserve">    2.1 Introduction:</w:t>
      </w:r>
      <w:r>
        <w:rPr>
          <w:color w:val="000000"/>
        </w:rPr>
        <w:br/>
        <w:t xml:space="preserve">    </w:t>
      </w:r>
      <w:r>
        <w:rPr>
          <w:color w:val="000000"/>
        </w:rPr>
        <w:tab/>
        <w:t>- Project Overview: The project aims to develop a personalized e-learning platform that uses AI to adapt learning content to students' individual needs, integrating gamification and real-time collaboration tools to increase student engagement and improve learning outcomes.</w:t>
      </w:r>
      <w:r>
        <w:rPr>
          <w:color w:val="000000"/>
        </w:rPr>
        <w:br/>
        <w:t xml:space="preserve">   </w:t>
      </w:r>
      <w:r>
        <w:rPr>
          <w:color w:val="000000"/>
        </w:rPr>
        <w:tab/>
        <w:t xml:space="preserve"> - Purpose: The platform is designed to create a customized learning experience, making it more engaging and efficient for students, improving learning outcomes, and reducing dropout rates.</w:t>
      </w:r>
      <w:r>
        <w:rPr>
          <w:color w:val="000000"/>
        </w:rPr>
        <w:br/>
        <w:t xml:space="preserve">    </w:t>
      </w:r>
      <w:r>
        <w:rPr>
          <w:color w:val="000000"/>
        </w:rPr>
        <w:tab/>
        <w:t xml:space="preserve">- Scope: </w:t>
      </w:r>
      <w:r>
        <w:rPr>
          <w:color w:val="000000"/>
        </w:rPr>
        <w:br/>
        <w:t xml:space="preserve">        </w:t>
      </w:r>
      <w:r>
        <w:rPr>
          <w:color w:val="000000"/>
        </w:rPr>
        <w:tab/>
        <w:t>- Features: AI-driven learning paths, gamified elements, adaptive quizzes, real-time feedback, social learning tools.</w:t>
      </w:r>
      <w:r>
        <w:rPr>
          <w:color w:val="000000"/>
        </w:rPr>
        <w:br/>
        <w:t xml:space="preserve">        </w:t>
      </w:r>
      <w:r>
        <w:rPr>
          <w:color w:val="000000"/>
        </w:rPr>
        <w:tab/>
        <w:t>- Target Audience: High school and university students.</w:t>
      </w:r>
      <w:r>
        <w:rPr>
          <w:color w:val="000000"/>
        </w:rPr>
        <w:br/>
      </w:r>
      <w:r>
        <w:rPr>
          <w:color w:val="000000"/>
        </w:rPr>
        <w:br/>
        <w:t xml:space="preserve">    2.2 Stakeholders:</w:t>
      </w:r>
      <w:r>
        <w:rPr>
          <w:color w:val="000000"/>
        </w:rPr>
        <w:br/>
        <w:t xml:space="preserve">    </w:t>
      </w:r>
      <w:r>
        <w:rPr>
          <w:color w:val="000000"/>
        </w:rPr>
        <w:tab/>
      </w:r>
      <w:r>
        <w:rPr>
          <w:color w:val="000000"/>
        </w:rPr>
        <w:tab/>
        <w:t>- Primary Stakeholders: Students, educators, school administrators.</w:t>
      </w:r>
      <w:r>
        <w:rPr>
          <w:color w:val="000000"/>
        </w:rPr>
        <w:br/>
        <w:t xml:space="preserve">    </w:t>
      </w:r>
      <w:r>
        <w:rPr>
          <w:color w:val="000000"/>
        </w:rPr>
        <w:tab/>
      </w:r>
      <w:r>
        <w:rPr>
          <w:color w:val="000000"/>
        </w:rPr>
        <w:tab/>
        <w:t>- Secondary Stakeholders: Instructional designers, AI/ML specialists, software developers, project managers.</w:t>
      </w:r>
      <w:r>
        <w:rPr>
          <w:color w:val="000000"/>
        </w:rPr>
        <w:br/>
      </w:r>
      <w:r>
        <w:rPr>
          <w:color w:val="000000"/>
        </w:rPr>
        <w:br/>
        <w:t xml:space="preserve">    2.3 Objectives:</w:t>
      </w:r>
      <w:r>
        <w:rPr>
          <w:color w:val="000000"/>
        </w:rPr>
        <w:br/>
        <w:t xml:space="preserve">    </w:t>
      </w:r>
      <w:r>
        <w:rPr>
          <w:color w:val="000000"/>
        </w:rPr>
        <w:tab/>
        <w:t>- Main Objectives:</w:t>
      </w:r>
      <w:r>
        <w:rPr>
          <w:color w:val="000000"/>
        </w:rPr>
        <w:br/>
        <w:t xml:space="preserve">        </w:t>
      </w:r>
      <w:r>
        <w:rPr>
          <w:color w:val="000000"/>
        </w:rPr>
        <w:tab/>
        <w:t>1. Provide a personalized learning experience using AI-driven recommendations.</w:t>
      </w:r>
      <w:r>
        <w:rPr>
          <w:color w:val="000000"/>
        </w:rPr>
        <w:br/>
        <w:t xml:space="preserve">        </w:t>
      </w:r>
      <w:r>
        <w:rPr>
          <w:color w:val="000000"/>
        </w:rPr>
        <w:tab/>
        <w:t>2. Enable real-time feedback on student performance.</w:t>
      </w:r>
      <w:r>
        <w:rPr>
          <w:color w:val="000000"/>
        </w:rPr>
        <w:br/>
        <w:t xml:space="preserve">        </w:t>
      </w:r>
      <w:r>
        <w:rPr>
          <w:color w:val="000000"/>
        </w:rPr>
        <w:tab/>
        <w:t>3. Incorporate gamification (badges, progress tracking) to keep students motivated.</w:t>
      </w:r>
      <w:r>
        <w:rPr>
          <w:color w:val="000000"/>
        </w:rPr>
        <w:br/>
        <w:t xml:space="preserve">        </w:t>
      </w:r>
      <w:r>
        <w:rPr>
          <w:color w:val="000000"/>
        </w:rPr>
        <w:tab/>
        <w:t>4. Implement adaptive quizzes that adjust in difficulty based on student progress.</w:t>
      </w:r>
      <w:r>
        <w:rPr>
          <w:color w:val="000000"/>
        </w:rPr>
        <w:br/>
        <w:t xml:space="preserve">       </w:t>
      </w:r>
      <w:r>
        <w:rPr>
          <w:color w:val="000000"/>
        </w:rPr>
        <w:tab/>
      </w:r>
      <w:r>
        <w:rPr>
          <w:color w:val="000000"/>
        </w:rPr>
        <w:tab/>
        <w:t xml:space="preserve"> 5. Allow real-time collaboration among students.</w:t>
      </w:r>
      <w:r>
        <w:rPr>
          <w:color w:val="000000"/>
        </w:rPr>
        <w:br/>
        <w:t xml:space="preserve">       </w:t>
      </w:r>
      <w:r>
        <w:rPr>
          <w:color w:val="000000"/>
        </w:rPr>
        <w:tab/>
      </w:r>
      <w:r>
        <w:rPr>
          <w:color w:val="000000"/>
        </w:rPr>
        <w:tab/>
        <w:t xml:space="preserve"> 6. Develop a scalable platform that can handle high traffic during peak usage periods.</w:t>
      </w:r>
      <w:r>
        <w:rPr>
          <w:color w:val="000000"/>
        </w:rPr>
        <w:br/>
      </w:r>
      <w:r>
        <w:rPr>
          <w:color w:val="000000"/>
        </w:rPr>
        <w:br/>
        <w:t xml:space="preserve">    2.4 Constraints:</w:t>
      </w:r>
      <w:r>
        <w:rPr>
          <w:color w:val="000000"/>
        </w:rPr>
        <w:br/>
        <w:t xml:space="preserve">   </w:t>
      </w:r>
      <w:r>
        <w:rPr>
          <w:color w:val="000000"/>
        </w:rPr>
        <w:tab/>
      </w:r>
      <w:r>
        <w:rPr>
          <w:color w:val="000000"/>
        </w:rPr>
        <w:tab/>
        <w:t xml:space="preserve"> - Time Constraint: The initial pilot program must be released within four months, with the full platform completed within one year.</w:t>
      </w:r>
      <w:r>
        <w:rPr>
          <w:color w:val="000000"/>
        </w:rPr>
        <w:br/>
        <w:t xml:space="preserve">    </w:t>
      </w:r>
      <w:r>
        <w:rPr>
          <w:color w:val="000000"/>
        </w:rPr>
        <w:tab/>
      </w:r>
      <w:r>
        <w:rPr>
          <w:color w:val="000000"/>
        </w:rPr>
        <w:tab/>
        <w:t>- Technical Constraints: Integrating AI for personalized learning paths and real-time monitoring could present technical challenges.</w:t>
      </w:r>
      <w:r>
        <w:rPr>
          <w:color w:val="000000"/>
        </w:rPr>
        <w:br/>
        <w:t xml:space="preserve">    </w:t>
      </w:r>
      <w:r>
        <w:rPr>
          <w:color w:val="000000"/>
        </w:rPr>
        <w:tab/>
      </w:r>
      <w:r>
        <w:rPr>
          <w:color w:val="000000"/>
        </w:rPr>
        <w:tab/>
        <w:t>- Budget Constraint: Hiring AI engineers, instructional designers, and other specialists within budget.</w:t>
      </w:r>
      <w:r>
        <w:rPr>
          <w:color w:val="000000"/>
        </w:rPr>
        <w:br/>
      </w:r>
      <w:r>
        <w:rPr>
          <w:color w:val="000000"/>
        </w:rPr>
        <w:lastRenderedPageBreak/>
        <w:br/>
        <w:t xml:space="preserve">    2.5 Deliverables:</w:t>
      </w:r>
      <w:r>
        <w:rPr>
          <w:color w:val="000000"/>
        </w:rPr>
        <w:br/>
        <w:t xml:space="preserve">    </w:t>
      </w:r>
      <w:r>
        <w:rPr>
          <w:color w:val="000000"/>
        </w:rPr>
        <w:tab/>
        <w:t>- Initial Deliverables:</w:t>
      </w:r>
      <w:r>
        <w:rPr>
          <w:color w:val="000000"/>
        </w:rPr>
        <w:br/>
        <w:t xml:space="preserve">        </w:t>
      </w:r>
      <w:r>
        <w:rPr>
          <w:color w:val="000000"/>
        </w:rPr>
        <w:tab/>
        <w:t>- AI-driven personalized learning paths.</w:t>
      </w:r>
      <w:r>
        <w:rPr>
          <w:color w:val="000000"/>
        </w:rPr>
        <w:br/>
        <w:t xml:space="preserve">        </w:t>
      </w:r>
      <w:r>
        <w:rPr>
          <w:color w:val="000000"/>
        </w:rPr>
        <w:tab/>
        <w:t>- Basic gamification elements (e.g., badges and progress tracking).</w:t>
      </w:r>
      <w:r>
        <w:rPr>
          <w:color w:val="000000"/>
        </w:rPr>
        <w:br/>
        <w:t xml:space="preserve">        </w:t>
      </w:r>
      <w:r>
        <w:rPr>
          <w:color w:val="000000"/>
        </w:rPr>
        <w:tab/>
        <w:t>- Adaptive quizzes and feedback system.</w:t>
      </w:r>
      <w:r>
        <w:rPr>
          <w:color w:val="000000"/>
        </w:rPr>
        <w:br/>
        <w:t xml:space="preserve">    - Final Deliverables:</w:t>
      </w:r>
      <w:r>
        <w:rPr>
          <w:color w:val="000000"/>
        </w:rPr>
        <w:br/>
        <w:t xml:space="preserve">             - Full platform with social learning tools and real-time collaboration features.</w:t>
      </w:r>
      <w:r>
        <w:rPr>
          <w:color w:val="000000"/>
        </w:rPr>
        <w:br/>
        <w:t xml:space="preserve">             - Multilingual support for English, Bangla, and French.</w:t>
      </w:r>
      <w:r>
        <w:rPr>
          <w:color w:val="000000"/>
        </w:rPr>
        <w:br/>
      </w:r>
    </w:p>
    <w:p w14:paraId="31BD6E26" w14:textId="77777777" w:rsidR="00134091" w:rsidRDefault="009F065A">
      <w:pPr>
        <w:pBdr>
          <w:top w:val="nil"/>
          <w:left w:val="nil"/>
          <w:bottom w:val="nil"/>
          <w:right w:val="nil"/>
          <w:between w:val="nil"/>
        </w:pBdr>
        <w:spacing w:before="54"/>
        <w:ind w:left="1080"/>
        <w:rPr>
          <w:color w:val="000000"/>
        </w:rPr>
      </w:pPr>
      <w:r>
        <w:rPr>
          <w:b/>
          <w:i/>
          <w:color w:val="000000"/>
          <w:u w:val="single"/>
        </w:rPr>
        <w:t>Scope Document Outline:</w:t>
      </w:r>
      <w:r>
        <w:rPr>
          <w:color w:val="000000"/>
        </w:rPr>
        <w:br/>
        <w:t xml:space="preserve">    1. In-Scope:</w:t>
      </w:r>
      <w:r>
        <w:rPr>
          <w:color w:val="000000"/>
        </w:rPr>
        <w:br/>
        <w:t xml:space="preserve">         </w:t>
      </w:r>
      <w:r>
        <w:rPr>
          <w:color w:val="000000"/>
        </w:rPr>
        <w:tab/>
        <w:t>- Development of core features: adaptive quizzes, AI learning paths, real-time feedback, and gamification.</w:t>
      </w:r>
      <w:r>
        <w:rPr>
          <w:color w:val="000000"/>
        </w:rPr>
        <w:br/>
        <w:t xml:space="preserve">        </w:t>
      </w:r>
      <w:r>
        <w:rPr>
          <w:color w:val="000000"/>
        </w:rPr>
        <w:tab/>
        <w:t>- Social learning tools and real-time collaboration features.</w:t>
      </w:r>
      <w:r>
        <w:rPr>
          <w:color w:val="000000"/>
        </w:rPr>
        <w:br/>
        <w:t xml:space="preserve">        </w:t>
      </w:r>
      <w:r>
        <w:rPr>
          <w:color w:val="000000"/>
        </w:rPr>
        <w:tab/>
        <w:t>- Multilingual support for English, Bangla, and French.</w:t>
      </w:r>
      <w:r>
        <w:rPr>
          <w:color w:val="000000"/>
        </w:rPr>
        <w:br/>
        <w:t xml:space="preserve">    2. Out-of-Scope:</w:t>
      </w:r>
      <w:r>
        <w:rPr>
          <w:color w:val="000000"/>
        </w:rPr>
        <w:br/>
        <w:t xml:space="preserve">        </w:t>
      </w:r>
      <w:r>
        <w:rPr>
          <w:color w:val="000000"/>
        </w:rPr>
        <w:tab/>
        <w:t>- Features like virtual classrooms, student-teacher communication tools, or third-party integrations with other platforms will be excluded in the initial release.</w:t>
      </w:r>
    </w:p>
    <w:p w14:paraId="4B3785FD" w14:textId="77777777" w:rsidR="00134091" w:rsidRDefault="009F065A">
      <w:pPr>
        <w:pBdr>
          <w:top w:val="nil"/>
          <w:left w:val="nil"/>
          <w:bottom w:val="nil"/>
          <w:right w:val="nil"/>
          <w:between w:val="nil"/>
        </w:pBdr>
        <w:spacing w:before="54"/>
        <w:ind w:left="1080"/>
        <w:rPr>
          <w:color w:val="000000"/>
        </w:rPr>
      </w:pPr>
      <w:r>
        <w:rPr>
          <w:color w:val="000000"/>
        </w:rPr>
        <w:br/>
      </w:r>
    </w:p>
    <w:p w14:paraId="2C1C211D" w14:textId="77777777" w:rsidR="00134091" w:rsidRDefault="009F065A">
      <w:pPr>
        <w:pBdr>
          <w:top w:val="nil"/>
          <w:left w:val="nil"/>
          <w:bottom w:val="nil"/>
          <w:right w:val="nil"/>
          <w:between w:val="nil"/>
        </w:pBdr>
        <w:spacing w:before="54"/>
        <w:ind w:left="1080"/>
        <w:rPr>
          <w:color w:val="000000"/>
        </w:rPr>
      </w:pPr>
      <w:r>
        <w:rPr>
          <w:color w:val="000000"/>
        </w:rPr>
        <w:t>3. Functional Requirements:</w:t>
      </w:r>
      <w:r>
        <w:rPr>
          <w:color w:val="000000"/>
        </w:rPr>
        <w:br/>
        <w:t xml:space="preserve">    </w:t>
      </w:r>
      <w:r>
        <w:rPr>
          <w:color w:val="000000"/>
        </w:rPr>
        <w:tab/>
      </w:r>
      <w:r>
        <w:rPr>
          <w:color w:val="000000"/>
        </w:rPr>
        <w:tab/>
        <w:t xml:space="preserve">- AI-Driven Learning Paths: </w:t>
      </w:r>
      <w:r>
        <w:rPr>
          <w:color w:val="000000"/>
        </w:rPr>
        <w:br/>
        <w:t xml:space="preserve">        </w:t>
      </w:r>
      <w:r>
        <w:rPr>
          <w:color w:val="000000"/>
        </w:rPr>
        <w:tab/>
        <w:t>- Machine learning algorithms will be used to personalize learning content based on the student’s pace and style.</w:t>
      </w:r>
      <w:r>
        <w:rPr>
          <w:color w:val="000000"/>
        </w:rPr>
        <w:br/>
        <w:t xml:space="preserve">    </w:t>
      </w:r>
      <w:r>
        <w:rPr>
          <w:color w:val="000000"/>
        </w:rPr>
        <w:tab/>
      </w:r>
      <w:r>
        <w:rPr>
          <w:color w:val="000000"/>
        </w:rPr>
        <w:tab/>
        <w:t xml:space="preserve">- Gamification: </w:t>
      </w:r>
      <w:r>
        <w:rPr>
          <w:color w:val="000000"/>
        </w:rPr>
        <w:br/>
        <w:t xml:space="preserve">       </w:t>
      </w:r>
      <w:r>
        <w:rPr>
          <w:color w:val="000000"/>
        </w:rPr>
        <w:tab/>
      </w:r>
      <w:r>
        <w:rPr>
          <w:color w:val="000000"/>
        </w:rPr>
        <w:tab/>
        <w:t xml:space="preserve"> - Incorporation of badges, leaderboards, and progress tracking.</w:t>
      </w:r>
      <w:r>
        <w:rPr>
          <w:color w:val="000000"/>
        </w:rPr>
        <w:br/>
        <w:t xml:space="preserve">    </w:t>
      </w:r>
      <w:r>
        <w:rPr>
          <w:color w:val="000000"/>
        </w:rPr>
        <w:tab/>
      </w:r>
      <w:r>
        <w:rPr>
          <w:color w:val="000000"/>
        </w:rPr>
        <w:tab/>
        <w:t xml:space="preserve">- Real-Time Feedback: </w:t>
      </w:r>
      <w:r>
        <w:rPr>
          <w:color w:val="000000"/>
        </w:rPr>
        <w:br/>
        <w:t xml:space="preserve">        </w:t>
      </w:r>
      <w:r>
        <w:rPr>
          <w:color w:val="000000"/>
        </w:rPr>
        <w:tab/>
        <w:t>- Students will receive instant feedback on their answers and progress.</w:t>
      </w:r>
      <w:r>
        <w:rPr>
          <w:color w:val="000000"/>
        </w:rPr>
        <w:br/>
        <w:t xml:space="preserve">    </w:t>
      </w:r>
      <w:r>
        <w:rPr>
          <w:color w:val="000000"/>
        </w:rPr>
        <w:tab/>
      </w:r>
      <w:r>
        <w:rPr>
          <w:color w:val="000000"/>
        </w:rPr>
        <w:tab/>
        <w:t xml:space="preserve">- Social Learning Tools: </w:t>
      </w:r>
      <w:r>
        <w:rPr>
          <w:color w:val="000000"/>
        </w:rPr>
        <w:br/>
        <w:t xml:space="preserve">        </w:t>
      </w:r>
      <w:r>
        <w:rPr>
          <w:color w:val="000000"/>
        </w:rPr>
        <w:tab/>
      </w:r>
      <w:r>
        <w:rPr>
          <w:color w:val="000000"/>
        </w:rPr>
        <w:tab/>
        <w:t>- Discussion forums, group projects, peer reviews.</w:t>
      </w:r>
      <w:r>
        <w:rPr>
          <w:color w:val="000000"/>
        </w:rPr>
        <w:br/>
      </w:r>
    </w:p>
    <w:p w14:paraId="4E2F2615" w14:textId="77777777" w:rsidR="00134091" w:rsidRDefault="009F065A">
      <w:pPr>
        <w:pBdr>
          <w:top w:val="nil"/>
          <w:left w:val="nil"/>
          <w:bottom w:val="nil"/>
          <w:right w:val="nil"/>
          <w:between w:val="nil"/>
        </w:pBdr>
        <w:spacing w:before="54"/>
        <w:ind w:left="1080"/>
        <w:rPr>
          <w:color w:val="000000"/>
        </w:rPr>
      </w:pPr>
      <w:r>
        <w:rPr>
          <w:color w:val="000000"/>
        </w:rPr>
        <w:t>4. Non-Functional Requirements:</w:t>
      </w:r>
      <w:r>
        <w:rPr>
          <w:color w:val="000000"/>
        </w:rPr>
        <w:br/>
        <w:t xml:space="preserve">    - Scalability: The software must handle a large number of users simultaneously, especially during peak exam periods.</w:t>
      </w:r>
      <w:r>
        <w:rPr>
          <w:color w:val="000000"/>
        </w:rPr>
        <w:br/>
        <w:t xml:space="preserve">    - Security: The system must ensure secure data handling and prevent cheating or violations during exams.</w:t>
      </w:r>
      <w:r>
        <w:rPr>
          <w:color w:val="000000"/>
        </w:rPr>
        <w:br/>
        <w:t xml:space="preserve">    - Performance: The system must operate with minimal delay, especially for real-time monitoring.</w:t>
      </w:r>
      <w:r>
        <w:rPr>
          <w:color w:val="000000"/>
        </w:rPr>
        <w:br/>
        <w:t xml:space="preserve">    - Accessibility: The platform should be accessible on various devices, including desktops, laptops, and mobile phones.</w:t>
      </w:r>
      <w:r>
        <w:rPr>
          <w:color w:val="000000"/>
        </w:rPr>
        <w:br/>
      </w:r>
      <w:r>
        <w:rPr>
          <w:color w:val="000000"/>
        </w:rPr>
        <w:br/>
        <w:t>5. Assumptions:</w:t>
      </w:r>
      <w:r>
        <w:rPr>
          <w:color w:val="000000"/>
        </w:rPr>
        <w:br/>
        <w:t xml:space="preserve">    - The platform will initially support English, Bangla, and French, with plans to expand language options later.</w:t>
      </w:r>
      <w:r>
        <w:rPr>
          <w:color w:val="000000"/>
        </w:rPr>
        <w:br/>
        <w:t xml:space="preserve">    - The development team will be equipped with the necessary expertise to integrate AI/ML technologies for the learning path.</w:t>
      </w:r>
      <w:r>
        <w:rPr>
          <w:color w:val="000000"/>
        </w:rPr>
        <w:br/>
      </w:r>
    </w:p>
    <w:p w14:paraId="01D4D796" w14:textId="77777777" w:rsidR="00134091" w:rsidRDefault="009F065A">
      <w:pPr>
        <w:pBdr>
          <w:top w:val="nil"/>
          <w:left w:val="nil"/>
          <w:bottom w:val="nil"/>
          <w:right w:val="nil"/>
          <w:between w:val="nil"/>
        </w:pBdr>
        <w:spacing w:before="54"/>
        <w:ind w:left="1080"/>
        <w:rPr>
          <w:color w:val="000000"/>
        </w:rPr>
      </w:pPr>
      <w:r>
        <w:rPr>
          <w:color w:val="000000"/>
        </w:rPr>
        <w:t>6. Exclusions:</w:t>
      </w:r>
      <w:r>
        <w:rPr>
          <w:color w:val="000000"/>
        </w:rPr>
        <w:br/>
        <w:t xml:space="preserve">    - Social media integration or external integrations are excluded from the initial release.</w:t>
      </w:r>
      <w:r>
        <w:rPr>
          <w:color w:val="000000"/>
        </w:rPr>
        <w:br/>
        <w:t xml:space="preserve">    - Features like advanced analytics for course performance will be considered in future releases.</w:t>
      </w:r>
      <w:r>
        <w:rPr>
          <w:color w:val="000000"/>
        </w:rPr>
        <w:br/>
      </w:r>
    </w:p>
    <w:p w14:paraId="5D5F54CE" w14:textId="77777777" w:rsidR="00134091" w:rsidRDefault="00134091">
      <w:pPr>
        <w:pBdr>
          <w:top w:val="nil"/>
          <w:left w:val="nil"/>
          <w:bottom w:val="nil"/>
          <w:right w:val="nil"/>
          <w:between w:val="nil"/>
        </w:pBdr>
        <w:rPr>
          <w:color w:val="000000"/>
        </w:rPr>
      </w:pPr>
    </w:p>
    <w:p w14:paraId="2D454F56" w14:textId="77777777" w:rsidR="00134091" w:rsidRDefault="00134091">
      <w:pPr>
        <w:pBdr>
          <w:top w:val="nil"/>
          <w:left w:val="nil"/>
          <w:bottom w:val="nil"/>
          <w:right w:val="nil"/>
          <w:between w:val="nil"/>
        </w:pBdr>
        <w:rPr>
          <w:color w:val="000000"/>
        </w:rPr>
      </w:pPr>
    </w:p>
    <w:p w14:paraId="57016152" w14:textId="77777777" w:rsidR="00134091" w:rsidRDefault="00134091">
      <w:pPr>
        <w:pBdr>
          <w:top w:val="nil"/>
          <w:left w:val="nil"/>
          <w:bottom w:val="nil"/>
          <w:right w:val="nil"/>
          <w:between w:val="nil"/>
        </w:pBdr>
        <w:spacing w:before="1"/>
        <w:rPr>
          <w:color w:val="000000"/>
        </w:rPr>
      </w:pPr>
    </w:p>
    <w:p w14:paraId="6AFF60C7" w14:textId="77777777" w:rsidR="00134091" w:rsidRDefault="009F065A">
      <w:pPr>
        <w:pStyle w:val="Heading1"/>
        <w:numPr>
          <w:ilvl w:val="0"/>
          <w:numId w:val="8"/>
        </w:numPr>
        <w:tabs>
          <w:tab w:val="left" w:pos="636"/>
        </w:tabs>
        <w:ind w:left="636" w:hanging="276"/>
        <w:rPr>
          <w:i/>
          <w:sz w:val="36"/>
          <w:szCs w:val="36"/>
          <w:u w:val="single"/>
        </w:rPr>
      </w:pPr>
      <w:r>
        <w:rPr>
          <w:i/>
          <w:color w:val="365F91"/>
          <w:sz w:val="36"/>
          <w:szCs w:val="36"/>
          <w:u w:val="single"/>
        </w:rPr>
        <w:lastRenderedPageBreak/>
        <w:t>WBS Rules &amp; Development:</w:t>
      </w:r>
    </w:p>
    <w:p w14:paraId="623091E6" w14:textId="77777777" w:rsidR="00134091" w:rsidRDefault="00134091">
      <w:pPr>
        <w:pBdr>
          <w:top w:val="nil"/>
          <w:left w:val="nil"/>
          <w:bottom w:val="nil"/>
          <w:right w:val="nil"/>
          <w:between w:val="nil"/>
        </w:pBdr>
        <w:ind w:left="638"/>
        <w:rPr>
          <w:b/>
          <w:i/>
          <w:color w:val="000000"/>
          <w:u w:val="single"/>
        </w:rPr>
      </w:pPr>
    </w:p>
    <w:p w14:paraId="7C5A1C10" w14:textId="77777777" w:rsidR="00134091" w:rsidRDefault="009F065A">
      <w:pPr>
        <w:pBdr>
          <w:top w:val="nil"/>
          <w:left w:val="nil"/>
          <w:bottom w:val="nil"/>
          <w:right w:val="nil"/>
          <w:between w:val="nil"/>
        </w:pBdr>
        <w:ind w:left="638"/>
        <w:rPr>
          <w:color w:val="000000"/>
        </w:rPr>
      </w:pPr>
      <w:r>
        <w:rPr>
          <w:b/>
          <w:i/>
          <w:color w:val="000000"/>
          <w:u w:val="single"/>
        </w:rPr>
        <w:t>WBS for the Project:</w:t>
      </w:r>
      <w:r>
        <w:rPr>
          <w:color w:val="000000"/>
        </w:rPr>
        <w:br/>
        <w:t xml:space="preserve">    1. Platform Development:</w:t>
      </w:r>
      <w:r>
        <w:rPr>
          <w:color w:val="000000"/>
        </w:rPr>
        <w:br/>
        <w:t xml:space="preserve">        - Task 1.1: Interactive Content Development</w:t>
      </w:r>
      <w:r>
        <w:rPr>
          <w:color w:val="000000"/>
        </w:rPr>
        <w:br/>
        <w:t xml:space="preserve">            - Develop educational modules and content for various subjects (high school to university level).</w:t>
      </w:r>
      <w:r>
        <w:rPr>
          <w:color w:val="000000"/>
        </w:rPr>
        <w:br/>
        <w:t xml:space="preserve">            - Include text, images, videos, and interactive media to engage learners.</w:t>
      </w:r>
      <w:r>
        <w:rPr>
          <w:color w:val="000000"/>
        </w:rPr>
        <w:br/>
        <w:t xml:space="preserve">        - Task 1.2: Adaptive Quizzes</w:t>
      </w:r>
      <w:r>
        <w:rPr>
          <w:color w:val="000000"/>
        </w:rPr>
        <w:br/>
        <w:t xml:space="preserve">            - Implement a quiz system that adapts based on student performance.</w:t>
      </w:r>
      <w:r>
        <w:rPr>
          <w:color w:val="000000"/>
        </w:rPr>
        <w:br/>
        <w:t xml:space="preserve">            - Design different types of questions (multiple choice, true/false, open-ended).</w:t>
      </w:r>
      <w:r>
        <w:rPr>
          <w:color w:val="000000"/>
        </w:rPr>
        <w:br/>
        <w:t xml:space="preserve">        - Task 1.3: Personalized Learning Paths</w:t>
      </w:r>
      <w:r>
        <w:rPr>
          <w:color w:val="000000"/>
        </w:rPr>
        <w:br/>
        <w:t xml:space="preserve">            - Implement a system that tailors learning content to individual student needs.</w:t>
      </w:r>
      <w:r>
        <w:rPr>
          <w:color w:val="000000"/>
        </w:rPr>
        <w:br/>
        <w:t xml:space="preserve">            - Use machine learning algorithms to adjust the content based on progress.</w:t>
      </w:r>
      <w:r>
        <w:rPr>
          <w:color w:val="000000"/>
        </w:rPr>
        <w:br/>
        <w:t xml:space="preserve">        - Task 1.4: Collaborative Learning Tools</w:t>
      </w:r>
      <w:r>
        <w:rPr>
          <w:color w:val="000000"/>
        </w:rPr>
        <w:br/>
        <w:t xml:space="preserve">            - Build features for group discussions, shared notes, and peer reviews.</w:t>
      </w:r>
      <w:r>
        <w:rPr>
          <w:color w:val="000000"/>
        </w:rPr>
        <w:br/>
        <w:t xml:space="preserve">            - Integrate real-time collaboration features for students and educators.</w:t>
      </w:r>
      <w:r>
        <w:rPr>
          <w:color w:val="000000"/>
        </w:rPr>
        <w:br/>
        <w:t xml:space="preserve">        - Task 1.5: Gamification Elements</w:t>
      </w:r>
      <w:r>
        <w:rPr>
          <w:color w:val="000000"/>
        </w:rPr>
        <w:br/>
        <w:t xml:space="preserve">            - Design and implement progress tracking and achievement badges.</w:t>
      </w:r>
      <w:r>
        <w:rPr>
          <w:color w:val="000000"/>
        </w:rPr>
        <w:br/>
        <w:t xml:space="preserve">            - Develop leaderboards and other gamified features to increase engagement.</w:t>
      </w:r>
      <w:r>
        <w:rPr>
          <w:color w:val="000000"/>
        </w:rPr>
        <w:br/>
        <w:t xml:space="preserve">        - Task 1.6: Real-Time Feedback</w:t>
      </w:r>
      <w:r>
        <w:rPr>
          <w:color w:val="000000"/>
        </w:rPr>
        <w:br/>
        <w:t xml:space="preserve">            - Implement real-time feedback functionality to help students track their performance.</w:t>
      </w:r>
      <w:r>
        <w:rPr>
          <w:color w:val="000000"/>
        </w:rPr>
        <w:br/>
        <w:t xml:space="preserve">            - Provide instant feedback for quizzes, assignments, and activities.</w:t>
      </w:r>
      <w:r>
        <w:rPr>
          <w:color w:val="000000"/>
        </w:rPr>
        <w:br/>
        <w:t xml:space="preserve">        - Task 1.7: Scalability and Performance</w:t>
      </w:r>
      <w:r>
        <w:rPr>
          <w:color w:val="000000"/>
        </w:rPr>
        <w:br/>
        <w:t xml:space="preserve">            - Ensure the platform can handle high traffic and peak usage during exams.</w:t>
      </w:r>
      <w:r>
        <w:rPr>
          <w:color w:val="000000"/>
        </w:rPr>
        <w:br/>
        <w:t xml:space="preserve">            - Test and optimize server capacity to handle many concurrent users.</w:t>
      </w:r>
      <w:r>
        <w:rPr>
          <w:color w:val="000000"/>
        </w:rPr>
        <w:br/>
      </w:r>
      <w:r>
        <w:rPr>
          <w:color w:val="000000"/>
        </w:rPr>
        <w:br/>
        <w:t xml:space="preserve">    2. AI/ML Integration:</w:t>
      </w:r>
      <w:r>
        <w:rPr>
          <w:color w:val="000000"/>
        </w:rPr>
        <w:br/>
        <w:t xml:space="preserve">        - Task 2.1: Machine Learning for Personalization</w:t>
      </w:r>
      <w:r>
        <w:rPr>
          <w:color w:val="000000"/>
        </w:rPr>
        <w:br/>
        <w:t xml:space="preserve">            - Develop machine learning models to personalize content and quizzes based on learning styles and preferences.</w:t>
      </w:r>
      <w:r>
        <w:rPr>
          <w:color w:val="000000"/>
        </w:rPr>
        <w:br/>
        <w:t xml:space="preserve">        - Task 2.2: Data Collection and Analytics</w:t>
      </w:r>
      <w:r>
        <w:rPr>
          <w:color w:val="000000"/>
        </w:rPr>
        <w:br/>
        <w:t xml:space="preserve">            - Set up systems to collect data on user behavior, quiz performance, and learning habits.</w:t>
      </w:r>
      <w:r>
        <w:rPr>
          <w:color w:val="000000"/>
        </w:rPr>
        <w:br/>
        <w:t xml:space="preserve">            - Implement data analysis tools to process this data for improvements in the system.</w:t>
      </w:r>
      <w:r>
        <w:rPr>
          <w:color w:val="000000"/>
        </w:rPr>
        <w:br/>
      </w:r>
      <w:r>
        <w:rPr>
          <w:color w:val="000000"/>
        </w:rPr>
        <w:br/>
        <w:t xml:space="preserve">    3. Security and Data Protection:</w:t>
      </w:r>
      <w:r>
        <w:rPr>
          <w:color w:val="000000"/>
        </w:rPr>
        <w:br/>
        <w:t xml:space="preserve">        - Task 3.1: Secure Login and Authentication</w:t>
      </w:r>
      <w:r>
        <w:rPr>
          <w:color w:val="000000"/>
        </w:rPr>
        <w:br/>
        <w:t xml:space="preserve">            - Implement secure user login with multi-factor authentication (MFA).</w:t>
      </w:r>
      <w:r>
        <w:rPr>
          <w:color w:val="000000"/>
        </w:rPr>
        <w:br/>
        <w:t xml:space="preserve">            - Integrate password recovery and user session management features.</w:t>
      </w:r>
      <w:r>
        <w:rPr>
          <w:color w:val="000000"/>
        </w:rPr>
        <w:br/>
        <w:t xml:space="preserve">        - Task 3.2: Data Encryption</w:t>
      </w:r>
      <w:r>
        <w:rPr>
          <w:color w:val="000000"/>
        </w:rPr>
        <w:br/>
        <w:t xml:space="preserve">            - Ensure all sensitive data (user information, quiz results, payment data) is encrypted.</w:t>
      </w:r>
      <w:r>
        <w:rPr>
          <w:color w:val="000000"/>
        </w:rPr>
        <w:br/>
        <w:t xml:space="preserve">            - Implement secure data storage and secure data transmission methods.</w:t>
      </w:r>
      <w:r>
        <w:rPr>
          <w:color w:val="000000"/>
        </w:rPr>
        <w:br/>
        <w:t xml:space="preserve">        - Task 3.3: Payment Gateway Integration</w:t>
      </w:r>
      <w:r>
        <w:rPr>
          <w:color w:val="000000"/>
        </w:rPr>
        <w:br/>
        <w:t xml:space="preserve">            - Integrate a secure payment gateway for premium features or course purchases.</w:t>
      </w:r>
      <w:r>
        <w:rPr>
          <w:color w:val="000000"/>
        </w:rPr>
        <w:br/>
      </w:r>
      <w:r>
        <w:rPr>
          <w:color w:val="000000"/>
        </w:rPr>
        <w:br/>
        <w:t xml:space="preserve">    4. Testing and Deployment:</w:t>
      </w:r>
      <w:r>
        <w:rPr>
          <w:color w:val="000000"/>
        </w:rPr>
        <w:br/>
        <w:t xml:space="preserve">        - Task 4.1: Automated Testing</w:t>
      </w:r>
      <w:r>
        <w:rPr>
          <w:color w:val="000000"/>
        </w:rPr>
        <w:br/>
        <w:t xml:space="preserve">            - Develop automated tests for core platform functionalities like quizzes, feedback, and login.</w:t>
      </w:r>
      <w:r>
        <w:rPr>
          <w:color w:val="000000"/>
        </w:rPr>
        <w:br/>
        <w:t xml:space="preserve">        - Task 4.2: Manual Testing</w:t>
      </w:r>
      <w:r>
        <w:rPr>
          <w:color w:val="000000"/>
        </w:rPr>
        <w:br/>
        <w:t xml:space="preserve">            - Conduct manual testing to ensure the platform is user-friendly and meets educational standards.</w:t>
      </w:r>
      <w:r>
        <w:rPr>
          <w:color w:val="000000"/>
        </w:rPr>
        <w:br/>
        <w:t xml:space="preserve">        - Task 4.3: Bug Fixing and Optimization</w:t>
      </w:r>
      <w:r>
        <w:rPr>
          <w:color w:val="000000"/>
        </w:rPr>
        <w:br/>
        <w:t xml:space="preserve">            - Address any issues identified during testing and optimize performance.</w:t>
      </w:r>
      <w:r>
        <w:rPr>
          <w:color w:val="000000"/>
        </w:rPr>
        <w:br/>
        <w:t xml:space="preserve">        - Task 4.4: Deployment and Go-Live</w:t>
      </w:r>
      <w:r>
        <w:rPr>
          <w:color w:val="000000"/>
        </w:rPr>
        <w:br/>
        <w:t xml:space="preserve">            - Deploy the platform to production and ensure all functionalities are running smoothly.</w:t>
      </w:r>
      <w:r>
        <w:rPr>
          <w:color w:val="000000"/>
        </w:rPr>
        <w:br/>
      </w:r>
      <w:r>
        <w:rPr>
          <w:color w:val="000000"/>
        </w:rPr>
        <w:br/>
        <w:t xml:space="preserve">    5. Future Enhancements (Optional):</w:t>
      </w:r>
      <w:r>
        <w:rPr>
          <w:color w:val="000000"/>
        </w:rPr>
        <w:br/>
      </w:r>
      <w:r>
        <w:rPr>
          <w:color w:val="000000"/>
        </w:rPr>
        <w:lastRenderedPageBreak/>
        <w:t xml:space="preserve">        - Task 5.1: Self-Driving Car Features (Future Phase)</w:t>
      </w:r>
      <w:r>
        <w:rPr>
          <w:color w:val="000000"/>
        </w:rPr>
        <w:br/>
        <w:t xml:space="preserve">            - Implement AI-driven self-driving functionalities for the vehicle showcase (future feature).</w:t>
      </w:r>
      <w:r>
        <w:rPr>
          <w:color w:val="000000"/>
        </w:rPr>
        <w:br/>
        <w:t xml:space="preserve">        - Task 5.2: Social Learning Features</w:t>
      </w:r>
      <w:r>
        <w:rPr>
          <w:color w:val="000000"/>
        </w:rPr>
        <w:br/>
        <w:t xml:space="preserve">            - Add social features like forums, live chat, or student-teacher communication tools.</w:t>
      </w:r>
    </w:p>
    <w:p w14:paraId="27F38727" w14:textId="77777777" w:rsidR="00134091" w:rsidRDefault="009F065A">
      <w:pPr>
        <w:pBdr>
          <w:top w:val="nil"/>
          <w:left w:val="nil"/>
          <w:bottom w:val="nil"/>
          <w:right w:val="nil"/>
          <w:between w:val="nil"/>
        </w:pBdr>
        <w:spacing w:before="52"/>
        <w:ind w:left="481" w:hanging="121"/>
        <w:rPr>
          <w:color w:val="000000"/>
        </w:rPr>
      </w:pPr>
      <w:r>
        <w:rPr>
          <w:color w:val="000000"/>
        </w:rPr>
        <w:br/>
        <w:t xml:space="preserve">    </w:t>
      </w:r>
      <w:r>
        <w:rPr>
          <w:b/>
          <w:i/>
          <w:color w:val="000000"/>
          <w:u w:val="single"/>
        </w:rPr>
        <w:t>Estimating Duration for Major WBS Components:</w:t>
      </w:r>
      <w:r>
        <w:rPr>
          <w:color w:val="000000"/>
        </w:rPr>
        <w:br/>
        <w:t xml:space="preserve">    The estimated duration for the major WBS components is as follows (unit in months):</w:t>
      </w:r>
      <w:r>
        <w:rPr>
          <w:color w:val="000000"/>
        </w:rPr>
        <w:br/>
      </w:r>
      <w:r>
        <w:rPr>
          <w:color w:val="000000"/>
        </w:rPr>
        <w:br/>
        <w:t xml:space="preserve">    1. Platform Development:</w:t>
      </w:r>
      <w:r>
        <w:rPr>
          <w:color w:val="000000"/>
        </w:rPr>
        <w:br/>
        <w:t xml:space="preserve">        - Task 1.1: Interactive Content Development - 1 month</w:t>
      </w:r>
      <w:r>
        <w:rPr>
          <w:color w:val="000000"/>
        </w:rPr>
        <w:br/>
        <w:t xml:space="preserve">        - Task 1.2: Adaptive Quizzes - 1.5 months</w:t>
      </w:r>
      <w:r>
        <w:rPr>
          <w:color w:val="000000"/>
        </w:rPr>
        <w:br/>
        <w:t xml:space="preserve">        - Task 1.3: Personalized Learning Paths - 2 months</w:t>
      </w:r>
      <w:r>
        <w:rPr>
          <w:color w:val="000000"/>
        </w:rPr>
        <w:br/>
        <w:t xml:space="preserve">        - Task 1.4: Collaborative Learning Tools - 1.5 months</w:t>
      </w:r>
      <w:r>
        <w:rPr>
          <w:color w:val="000000"/>
        </w:rPr>
        <w:br/>
        <w:t xml:space="preserve">        - Task 1.5: Gamification Elements - 2 months</w:t>
      </w:r>
      <w:r>
        <w:rPr>
          <w:color w:val="000000"/>
        </w:rPr>
        <w:br/>
        <w:t xml:space="preserve">        - Task 1.6: Real-Time Feedback - 1 month</w:t>
      </w:r>
      <w:r>
        <w:rPr>
          <w:color w:val="000000"/>
        </w:rPr>
        <w:br/>
        <w:t xml:space="preserve">        - Task 1.7: Scalability and Performance - 2 months</w:t>
      </w:r>
      <w:r>
        <w:rPr>
          <w:color w:val="000000"/>
        </w:rPr>
        <w:br/>
        <w:t xml:space="preserve">        Total for Platform Development: 11 months</w:t>
      </w:r>
      <w:r>
        <w:rPr>
          <w:color w:val="000000"/>
        </w:rPr>
        <w:br/>
      </w:r>
      <w:r>
        <w:rPr>
          <w:color w:val="000000"/>
        </w:rPr>
        <w:br/>
        <w:t xml:space="preserve">    2. AI/ML Integration:</w:t>
      </w:r>
      <w:r>
        <w:rPr>
          <w:color w:val="000000"/>
        </w:rPr>
        <w:br/>
        <w:t xml:space="preserve">        - Task 2.1: Machine Learning for Personalization - 2 months</w:t>
      </w:r>
      <w:r>
        <w:rPr>
          <w:color w:val="000000"/>
        </w:rPr>
        <w:br/>
        <w:t xml:space="preserve">        - Task 2.2: Data Collection and Analytics - 1.5 months</w:t>
      </w:r>
      <w:r>
        <w:rPr>
          <w:color w:val="000000"/>
        </w:rPr>
        <w:br/>
        <w:t xml:space="preserve">        Total for AI/ML Integration: 3.5 months</w:t>
      </w:r>
      <w:r>
        <w:rPr>
          <w:color w:val="000000"/>
        </w:rPr>
        <w:br/>
      </w:r>
      <w:r>
        <w:rPr>
          <w:color w:val="000000"/>
        </w:rPr>
        <w:br/>
        <w:t xml:space="preserve">    3. Security and Data Protection:</w:t>
      </w:r>
      <w:r>
        <w:rPr>
          <w:color w:val="000000"/>
        </w:rPr>
        <w:br/>
        <w:t xml:space="preserve">        - Task 3.1: Secure Login and Authentication - 1 month</w:t>
      </w:r>
      <w:r>
        <w:rPr>
          <w:color w:val="000000"/>
        </w:rPr>
        <w:br/>
        <w:t xml:space="preserve">        - Task 3.2: Data Encryption - 1.5 months</w:t>
      </w:r>
      <w:r>
        <w:rPr>
          <w:color w:val="000000"/>
        </w:rPr>
        <w:br/>
        <w:t xml:space="preserve">        - Task 3.3: Payment Gateway Integration - 1 month</w:t>
      </w:r>
      <w:r>
        <w:rPr>
          <w:color w:val="000000"/>
        </w:rPr>
        <w:br/>
        <w:t xml:space="preserve">        Total for Security: 3.5 months</w:t>
      </w:r>
      <w:r>
        <w:rPr>
          <w:color w:val="000000"/>
        </w:rPr>
        <w:br/>
      </w:r>
      <w:r>
        <w:rPr>
          <w:color w:val="000000"/>
        </w:rPr>
        <w:br/>
        <w:t xml:space="preserve">    4. Testing and Deployment:</w:t>
      </w:r>
      <w:r>
        <w:rPr>
          <w:color w:val="000000"/>
        </w:rPr>
        <w:br/>
        <w:t xml:space="preserve">        - Task 4.1: Automated Testing - 2 months</w:t>
      </w:r>
      <w:r>
        <w:rPr>
          <w:color w:val="000000"/>
        </w:rPr>
        <w:br/>
        <w:t xml:space="preserve">        - Task 4.2: Manual Testing - 1 month</w:t>
      </w:r>
      <w:r>
        <w:rPr>
          <w:color w:val="000000"/>
        </w:rPr>
        <w:br/>
        <w:t xml:space="preserve">        - Task 4.3: Bug Fixing and Optimization - 1 month</w:t>
      </w:r>
      <w:r>
        <w:rPr>
          <w:color w:val="000000"/>
        </w:rPr>
        <w:br/>
        <w:t xml:space="preserve">        - Task 4.4: Deployment and Go-Live - 1 month</w:t>
      </w:r>
      <w:r>
        <w:rPr>
          <w:color w:val="000000"/>
        </w:rPr>
        <w:br/>
        <w:t xml:space="preserve">        Total for Testing and Deployment: 5 months</w:t>
      </w:r>
      <w:r>
        <w:rPr>
          <w:color w:val="000000"/>
        </w:rPr>
        <w:br/>
      </w:r>
      <w:r>
        <w:rPr>
          <w:color w:val="000000"/>
        </w:rPr>
        <w:br/>
        <w:t xml:space="preserve">    1.3 Estimated Total Project Duration:</w:t>
      </w:r>
      <w:r>
        <w:rPr>
          <w:color w:val="000000"/>
        </w:rPr>
        <w:br/>
        <w:t xml:space="preserve">    Summing up the major components:</w:t>
      </w:r>
      <w:r>
        <w:rPr>
          <w:color w:val="000000"/>
        </w:rPr>
        <w:br/>
      </w:r>
      <w:r>
        <w:rPr>
          <w:color w:val="000000"/>
        </w:rPr>
        <w:br/>
        <w:t xml:space="preserve">    Platform Development: 11 months</w:t>
      </w:r>
      <w:r>
        <w:rPr>
          <w:color w:val="000000"/>
        </w:rPr>
        <w:br/>
        <w:t xml:space="preserve">    AI/ML Integration: 3.5 months</w:t>
      </w:r>
      <w:r>
        <w:rPr>
          <w:color w:val="000000"/>
        </w:rPr>
        <w:br/>
        <w:t xml:space="preserve">    Security and Data Protection: 3.5 months</w:t>
      </w:r>
      <w:r>
        <w:rPr>
          <w:color w:val="000000"/>
        </w:rPr>
        <w:br/>
        <w:t xml:space="preserve">    Testing and Deployment: 5 months</w:t>
      </w:r>
      <w:r>
        <w:rPr>
          <w:color w:val="000000"/>
        </w:rPr>
        <w:br/>
      </w:r>
      <w:r>
        <w:rPr>
          <w:color w:val="000000"/>
        </w:rPr>
        <w:br/>
        <w:t xml:space="preserve">    Total Estimated Duration: 23 months (assuming all features are implemented and no major delays)</w:t>
      </w:r>
    </w:p>
    <w:p w14:paraId="4494A807" w14:textId="77777777" w:rsidR="00134091" w:rsidRDefault="00134091">
      <w:pPr>
        <w:pBdr>
          <w:top w:val="nil"/>
          <w:left w:val="nil"/>
          <w:bottom w:val="nil"/>
          <w:right w:val="nil"/>
          <w:between w:val="nil"/>
        </w:pBdr>
        <w:rPr>
          <w:color w:val="000000"/>
        </w:rPr>
      </w:pPr>
    </w:p>
    <w:p w14:paraId="15FEEB9D" w14:textId="77777777" w:rsidR="00134091" w:rsidRDefault="00134091">
      <w:pPr>
        <w:pBdr>
          <w:top w:val="nil"/>
          <w:left w:val="nil"/>
          <w:bottom w:val="nil"/>
          <w:right w:val="nil"/>
          <w:between w:val="nil"/>
        </w:pBdr>
        <w:spacing w:before="1"/>
        <w:rPr>
          <w:color w:val="000000"/>
        </w:rPr>
      </w:pPr>
    </w:p>
    <w:p w14:paraId="6FA19C0E" w14:textId="77777777" w:rsidR="00134091" w:rsidRDefault="00134091">
      <w:pPr>
        <w:pBdr>
          <w:top w:val="nil"/>
          <w:left w:val="nil"/>
          <w:bottom w:val="nil"/>
          <w:right w:val="nil"/>
          <w:between w:val="nil"/>
        </w:pBdr>
        <w:spacing w:before="1"/>
        <w:rPr>
          <w:color w:val="000000"/>
        </w:rPr>
      </w:pPr>
    </w:p>
    <w:p w14:paraId="25ECC3DE" w14:textId="77777777" w:rsidR="00134091" w:rsidRDefault="00134091">
      <w:pPr>
        <w:pBdr>
          <w:top w:val="nil"/>
          <w:left w:val="nil"/>
          <w:bottom w:val="nil"/>
          <w:right w:val="nil"/>
          <w:between w:val="nil"/>
        </w:pBdr>
        <w:spacing w:before="1"/>
        <w:rPr>
          <w:color w:val="000000"/>
        </w:rPr>
      </w:pPr>
    </w:p>
    <w:p w14:paraId="0722DC04" w14:textId="77777777" w:rsidR="00134091" w:rsidRDefault="00134091">
      <w:pPr>
        <w:pBdr>
          <w:top w:val="nil"/>
          <w:left w:val="nil"/>
          <w:bottom w:val="nil"/>
          <w:right w:val="nil"/>
          <w:between w:val="nil"/>
        </w:pBdr>
        <w:spacing w:before="1"/>
        <w:rPr>
          <w:color w:val="000000"/>
        </w:rPr>
      </w:pPr>
    </w:p>
    <w:p w14:paraId="5F5F3A0D" w14:textId="77777777" w:rsidR="00134091" w:rsidRDefault="00134091">
      <w:pPr>
        <w:pBdr>
          <w:top w:val="nil"/>
          <w:left w:val="nil"/>
          <w:bottom w:val="nil"/>
          <w:right w:val="nil"/>
          <w:between w:val="nil"/>
        </w:pBdr>
        <w:spacing w:before="1"/>
        <w:rPr>
          <w:color w:val="000000"/>
        </w:rPr>
      </w:pPr>
    </w:p>
    <w:p w14:paraId="6342F231" w14:textId="77777777" w:rsidR="00134091" w:rsidRDefault="00134091">
      <w:pPr>
        <w:pBdr>
          <w:top w:val="nil"/>
          <w:left w:val="nil"/>
          <w:bottom w:val="nil"/>
          <w:right w:val="nil"/>
          <w:between w:val="nil"/>
        </w:pBdr>
        <w:spacing w:before="1"/>
        <w:rPr>
          <w:color w:val="000000"/>
        </w:rPr>
      </w:pPr>
    </w:p>
    <w:p w14:paraId="1A522A1B" w14:textId="77777777" w:rsidR="00134091" w:rsidRDefault="00134091">
      <w:pPr>
        <w:pBdr>
          <w:top w:val="nil"/>
          <w:left w:val="nil"/>
          <w:bottom w:val="nil"/>
          <w:right w:val="nil"/>
          <w:between w:val="nil"/>
        </w:pBdr>
        <w:spacing w:before="1"/>
        <w:rPr>
          <w:color w:val="000000"/>
        </w:rPr>
      </w:pPr>
    </w:p>
    <w:p w14:paraId="5D25FB4A" w14:textId="77777777" w:rsidR="00134091" w:rsidRDefault="00134091">
      <w:pPr>
        <w:pBdr>
          <w:top w:val="nil"/>
          <w:left w:val="nil"/>
          <w:bottom w:val="nil"/>
          <w:right w:val="nil"/>
          <w:between w:val="nil"/>
        </w:pBdr>
        <w:spacing w:before="1"/>
        <w:rPr>
          <w:color w:val="000000"/>
        </w:rPr>
      </w:pPr>
    </w:p>
    <w:p w14:paraId="1526298A" w14:textId="77777777" w:rsidR="00134091" w:rsidRDefault="009F065A">
      <w:pPr>
        <w:pStyle w:val="Heading1"/>
        <w:numPr>
          <w:ilvl w:val="0"/>
          <w:numId w:val="8"/>
        </w:numPr>
        <w:tabs>
          <w:tab w:val="left" w:pos="636"/>
        </w:tabs>
        <w:ind w:left="636" w:hanging="276"/>
        <w:rPr>
          <w:i/>
          <w:sz w:val="36"/>
          <w:szCs w:val="36"/>
          <w:u w:val="single"/>
        </w:rPr>
      </w:pPr>
      <w:r>
        <w:rPr>
          <w:i/>
          <w:color w:val="365F91"/>
          <w:sz w:val="36"/>
          <w:szCs w:val="36"/>
          <w:u w:val="single"/>
        </w:rPr>
        <w:lastRenderedPageBreak/>
        <w:t>Delphi Wideband Estimation (DWE):</w:t>
      </w:r>
    </w:p>
    <w:p w14:paraId="74145CEF" w14:textId="77777777" w:rsidR="00134091" w:rsidRDefault="009F065A">
      <w:pPr>
        <w:pStyle w:val="Heading1"/>
        <w:tabs>
          <w:tab w:val="left" w:pos="636"/>
        </w:tabs>
        <w:rPr>
          <w:b w:val="0"/>
          <w:sz w:val="22"/>
          <w:szCs w:val="22"/>
        </w:rPr>
      </w:pPr>
      <w:r>
        <w:rPr>
          <w:b w:val="0"/>
          <w:sz w:val="22"/>
          <w:szCs w:val="22"/>
        </w:rPr>
        <w:t>The Delphi Wideband Estimation (DWE) technique is an estimation method used in project management to determine the effort, duration, or resources required for a task. It involves a group of experts providing independent estimates for each task, followed by a group discussion to refine those estimates and reach a consensus. This method is particularly useful in complex projects, like the development of an e-learning platform, where experts from different areas contribute valuable insights.</w:t>
      </w:r>
    </w:p>
    <w:p w14:paraId="4C3E39CE" w14:textId="77777777" w:rsidR="00134091" w:rsidRDefault="00134091">
      <w:pPr>
        <w:pStyle w:val="Heading1"/>
        <w:tabs>
          <w:tab w:val="left" w:pos="636"/>
        </w:tabs>
        <w:rPr>
          <w:b w:val="0"/>
          <w:sz w:val="22"/>
          <w:szCs w:val="22"/>
        </w:rPr>
      </w:pPr>
    </w:p>
    <w:p w14:paraId="0A3C6CC8" w14:textId="77777777" w:rsidR="00134091" w:rsidRDefault="007A647D">
      <w:pPr>
        <w:pStyle w:val="Heading1"/>
        <w:tabs>
          <w:tab w:val="left" w:pos="636"/>
        </w:tabs>
        <w:rPr>
          <w:b w:val="0"/>
          <w:sz w:val="22"/>
          <w:szCs w:val="22"/>
        </w:rPr>
      </w:pPr>
      <w:r>
        <w:pict w14:anchorId="257848FB">
          <v:rect id="_x0000_i1025" style="width:0;height:1.5pt" o:hralign="center" o:hrstd="t" o:hr="t" fillcolor="#a0a0a0" stroked="f"/>
        </w:pict>
      </w:r>
    </w:p>
    <w:p w14:paraId="4B25D912" w14:textId="77777777" w:rsidR="00134091" w:rsidRDefault="009F065A">
      <w:pPr>
        <w:pStyle w:val="Heading1"/>
        <w:tabs>
          <w:tab w:val="left" w:pos="636"/>
        </w:tabs>
        <w:rPr>
          <w:b w:val="0"/>
          <w:sz w:val="22"/>
          <w:szCs w:val="22"/>
        </w:rPr>
      </w:pPr>
      <w:r>
        <w:rPr>
          <w:b w:val="0"/>
          <w:sz w:val="22"/>
          <w:szCs w:val="22"/>
        </w:rPr>
        <w:t>Steps of the Delphi Wideband Estimation (DWE) Process:</w:t>
      </w:r>
    </w:p>
    <w:p w14:paraId="06056C06" w14:textId="77777777" w:rsidR="00134091" w:rsidRDefault="009F065A">
      <w:pPr>
        <w:pStyle w:val="Heading1"/>
        <w:tabs>
          <w:tab w:val="left" w:pos="636"/>
        </w:tabs>
        <w:rPr>
          <w:b w:val="0"/>
          <w:sz w:val="22"/>
          <w:szCs w:val="22"/>
        </w:rPr>
      </w:pPr>
      <w:r>
        <w:rPr>
          <w:b w:val="0"/>
          <w:sz w:val="22"/>
          <w:szCs w:val="22"/>
        </w:rPr>
        <w:t>1. Assemble Tasks</w:t>
      </w:r>
    </w:p>
    <w:p w14:paraId="190DC58C" w14:textId="77777777" w:rsidR="00134091" w:rsidRDefault="009F065A">
      <w:pPr>
        <w:pStyle w:val="Heading1"/>
        <w:tabs>
          <w:tab w:val="left" w:pos="636"/>
        </w:tabs>
        <w:rPr>
          <w:b w:val="0"/>
          <w:sz w:val="22"/>
          <w:szCs w:val="22"/>
        </w:rPr>
      </w:pPr>
      <w:r>
        <w:rPr>
          <w:b w:val="0"/>
          <w:sz w:val="22"/>
          <w:szCs w:val="22"/>
        </w:rPr>
        <w:t>Activity:</w:t>
      </w:r>
    </w:p>
    <w:p w14:paraId="40605B82" w14:textId="77777777" w:rsidR="00134091" w:rsidRDefault="009F065A">
      <w:pPr>
        <w:pStyle w:val="Heading1"/>
        <w:numPr>
          <w:ilvl w:val="0"/>
          <w:numId w:val="13"/>
        </w:numPr>
        <w:tabs>
          <w:tab w:val="left" w:pos="636"/>
        </w:tabs>
        <w:rPr>
          <w:b w:val="0"/>
          <w:sz w:val="22"/>
          <w:szCs w:val="22"/>
        </w:rPr>
      </w:pPr>
      <w:r>
        <w:rPr>
          <w:b w:val="0"/>
          <w:sz w:val="22"/>
          <w:szCs w:val="22"/>
        </w:rPr>
        <w:t>The project manager assembles a team of three experts for estimating the tasks in the e-learning platform project.</w:t>
      </w:r>
    </w:p>
    <w:p w14:paraId="4BA3674A" w14:textId="77777777" w:rsidR="00134091" w:rsidRDefault="009F065A">
      <w:pPr>
        <w:pStyle w:val="Heading1"/>
        <w:numPr>
          <w:ilvl w:val="0"/>
          <w:numId w:val="13"/>
        </w:numPr>
        <w:tabs>
          <w:tab w:val="left" w:pos="636"/>
        </w:tabs>
        <w:rPr>
          <w:b w:val="0"/>
          <w:sz w:val="22"/>
          <w:szCs w:val="22"/>
        </w:rPr>
      </w:pPr>
      <w:r>
        <w:rPr>
          <w:b w:val="0"/>
          <w:sz w:val="22"/>
          <w:szCs w:val="22"/>
        </w:rPr>
        <w:t>Tasks are clearly defined, such as "Develop interactive content," "Integrate gamification elements," "Build AI-driven learning paths," etc.</w:t>
      </w:r>
    </w:p>
    <w:p w14:paraId="56BE4C49" w14:textId="77777777" w:rsidR="00134091" w:rsidRDefault="009F065A">
      <w:pPr>
        <w:pStyle w:val="Heading1"/>
        <w:tabs>
          <w:tab w:val="left" w:pos="636"/>
        </w:tabs>
        <w:rPr>
          <w:b w:val="0"/>
          <w:sz w:val="22"/>
          <w:szCs w:val="22"/>
        </w:rPr>
      </w:pPr>
      <w:r>
        <w:rPr>
          <w:b w:val="0"/>
          <w:sz w:val="22"/>
          <w:szCs w:val="22"/>
        </w:rPr>
        <w:t>Example Task: Develop interactive content for the platform.</w:t>
      </w:r>
    </w:p>
    <w:p w14:paraId="5D817485" w14:textId="77777777" w:rsidR="00134091" w:rsidRDefault="007A647D">
      <w:pPr>
        <w:pStyle w:val="Heading1"/>
        <w:tabs>
          <w:tab w:val="left" w:pos="636"/>
        </w:tabs>
        <w:rPr>
          <w:b w:val="0"/>
          <w:sz w:val="22"/>
          <w:szCs w:val="22"/>
        </w:rPr>
      </w:pPr>
      <w:r>
        <w:pict w14:anchorId="12949A3B">
          <v:rect id="_x0000_i1026" style="width:0;height:1.5pt" o:hralign="center" o:hrstd="t" o:hr="t" fillcolor="#a0a0a0" stroked="f"/>
        </w:pict>
      </w:r>
    </w:p>
    <w:p w14:paraId="4A5FF0A7" w14:textId="77777777" w:rsidR="00134091" w:rsidRDefault="009F065A">
      <w:pPr>
        <w:pStyle w:val="Heading1"/>
        <w:tabs>
          <w:tab w:val="left" w:pos="636"/>
        </w:tabs>
        <w:rPr>
          <w:b w:val="0"/>
          <w:sz w:val="22"/>
          <w:szCs w:val="22"/>
        </w:rPr>
      </w:pPr>
      <w:r>
        <w:rPr>
          <w:b w:val="0"/>
          <w:sz w:val="22"/>
          <w:szCs w:val="22"/>
        </w:rPr>
        <w:t>2. Initial Estimation by Experts</w:t>
      </w:r>
    </w:p>
    <w:p w14:paraId="5DA00471" w14:textId="77777777" w:rsidR="00134091" w:rsidRDefault="009F065A">
      <w:pPr>
        <w:pStyle w:val="Heading1"/>
        <w:tabs>
          <w:tab w:val="left" w:pos="636"/>
        </w:tabs>
        <w:rPr>
          <w:b w:val="0"/>
          <w:sz w:val="22"/>
          <w:szCs w:val="22"/>
        </w:rPr>
      </w:pPr>
      <w:r>
        <w:rPr>
          <w:b w:val="0"/>
          <w:sz w:val="22"/>
          <w:szCs w:val="22"/>
        </w:rPr>
        <w:t>Activity:</w:t>
      </w:r>
    </w:p>
    <w:p w14:paraId="5ED751B8" w14:textId="77777777" w:rsidR="00134091" w:rsidRDefault="009F065A">
      <w:pPr>
        <w:pStyle w:val="Heading1"/>
        <w:numPr>
          <w:ilvl w:val="0"/>
          <w:numId w:val="14"/>
        </w:numPr>
        <w:tabs>
          <w:tab w:val="left" w:pos="636"/>
        </w:tabs>
        <w:rPr>
          <w:b w:val="0"/>
          <w:sz w:val="22"/>
          <w:szCs w:val="22"/>
        </w:rPr>
      </w:pPr>
      <w:r>
        <w:rPr>
          <w:b w:val="0"/>
          <w:sz w:val="22"/>
          <w:szCs w:val="22"/>
        </w:rPr>
        <w:t>Each expert provides their independent estimates for the time or effort required for each task. These are given anonymously to avoid bias from groupthink or influential team members.</w:t>
      </w:r>
    </w:p>
    <w:p w14:paraId="0566E48D" w14:textId="77777777" w:rsidR="00134091" w:rsidRDefault="009F065A">
      <w:pPr>
        <w:pStyle w:val="Heading1"/>
        <w:tabs>
          <w:tab w:val="left" w:pos="636"/>
        </w:tabs>
        <w:rPr>
          <w:b w:val="0"/>
          <w:sz w:val="22"/>
          <w:szCs w:val="22"/>
        </w:rPr>
      </w:pPr>
      <w:r>
        <w:rPr>
          <w:b w:val="0"/>
          <w:sz w:val="22"/>
          <w:szCs w:val="22"/>
        </w:rPr>
        <w:t>Example:</w:t>
      </w:r>
    </w:p>
    <w:p w14:paraId="575AAD7E" w14:textId="77777777" w:rsidR="00134091" w:rsidRDefault="009F065A">
      <w:pPr>
        <w:pStyle w:val="Heading1"/>
        <w:numPr>
          <w:ilvl w:val="0"/>
          <w:numId w:val="1"/>
        </w:numPr>
        <w:tabs>
          <w:tab w:val="left" w:pos="636"/>
        </w:tabs>
        <w:rPr>
          <w:b w:val="0"/>
          <w:sz w:val="22"/>
          <w:szCs w:val="22"/>
        </w:rPr>
      </w:pPr>
      <w:r>
        <w:rPr>
          <w:b w:val="0"/>
          <w:sz w:val="22"/>
          <w:szCs w:val="22"/>
        </w:rPr>
        <w:t>Task 1: Develop interactive content for the platform</w:t>
      </w:r>
    </w:p>
    <w:p w14:paraId="4CBEA46C" w14:textId="77777777" w:rsidR="00134091" w:rsidRDefault="009F065A">
      <w:pPr>
        <w:pStyle w:val="Heading1"/>
        <w:numPr>
          <w:ilvl w:val="1"/>
          <w:numId w:val="1"/>
        </w:numPr>
        <w:tabs>
          <w:tab w:val="left" w:pos="636"/>
        </w:tabs>
        <w:rPr>
          <w:b w:val="0"/>
          <w:sz w:val="22"/>
          <w:szCs w:val="22"/>
        </w:rPr>
      </w:pPr>
      <w:r>
        <w:rPr>
          <w:b w:val="0"/>
          <w:sz w:val="22"/>
          <w:szCs w:val="22"/>
        </w:rPr>
        <w:t>Expert 1 estimates: 15 days</w:t>
      </w:r>
    </w:p>
    <w:p w14:paraId="48B6A16B" w14:textId="77777777" w:rsidR="00134091" w:rsidRDefault="009F065A">
      <w:pPr>
        <w:pStyle w:val="Heading1"/>
        <w:numPr>
          <w:ilvl w:val="1"/>
          <w:numId w:val="1"/>
        </w:numPr>
        <w:tabs>
          <w:tab w:val="left" w:pos="636"/>
        </w:tabs>
        <w:rPr>
          <w:b w:val="0"/>
          <w:sz w:val="22"/>
          <w:szCs w:val="22"/>
        </w:rPr>
      </w:pPr>
      <w:r>
        <w:rPr>
          <w:b w:val="0"/>
          <w:sz w:val="22"/>
          <w:szCs w:val="22"/>
        </w:rPr>
        <w:t>Expert 2 estimates: 18 days</w:t>
      </w:r>
    </w:p>
    <w:p w14:paraId="215B6C13" w14:textId="77777777" w:rsidR="00134091" w:rsidRDefault="009F065A">
      <w:pPr>
        <w:pStyle w:val="Heading1"/>
        <w:numPr>
          <w:ilvl w:val="1"/>
          <w:numId w:val="1"/>
        </w:numPr>
        <w:tabs>
          <w:tab w:val="left" w:pos="636"/>
        </w:tabs>
        <w:rPr>
          <w:b w:val="0"/>
          <w:sz w:val="22"/>
          <w:szCs w:val="22"/>
        </w:rPr>
      </w:pPr>
      <w:r>
        <w:rPr>
          <w:b w:val="0"/>
          <w:sz w:val="22"/>
          <w:szCs w:val="22"/>
        </w:rPr>
        <w:t>Expert 3 estimates: 14 days</w:t>
      </w:r>
    </w:p>
    <w:p w14:paraId="4B4DE573" w14:textId="77777777" w:rsidR="00134091" w:rsidRDefault="007A647D">
      <w:pPr>
        <w:pStyle w:val="Heading1"/>
        <w:tabs>
          <w:tab w:val="left" w:pos="636"/>
        </w:tabs>
        <w:rPr>
          <w:b w:val="0"/>
          <w:sz w:val="22"/>
          <w:szCs w:val="22"/>
        </w:rPr>
      </w:pPr>
      <w:r>
        <w:pict w14:anchorId="69ED8320">
          <v:rect id="_x0000_i1027" style="width:0;height:1.5pt" o:hralign="center" o:hrstd="t" o:hr="t" fillcolor="#a0a0a0" stroked="f"/>
        </w:pict>
      </w:r>
    </w:p>
    <w:p w14:paraId="066850BC" w14:textId="77777777" w:rsidR="00134091" w:rsidRDefault="009F065A">
      <w:pPr>
        <w:pStyle w:val="Heading1"/>
        <w:tabs>
          <w:tab w:val="left" w:pos="636"/>
        </w:tabs>
        <w:rPr>
          <w:b w:val="0"/>
          <w:sz w:val="22"/>
          <w:szCs w:val="22"/>
        </w:rPr>
      </w:pPr>
      <w:r>
        <w:rPr>
          <w:b w:val="0"/>
          <w:sz w:val="22"/>
          <w:szCs w:val="22"/>
        </w:rPr>
        <w:t>3. Group Discussion and Clarification</w:t>
      </w:r>
    </w:p>
    <w:p w14:paraId="6AEDFB9C" w14:textId="77777777" w:rsidR="00134091" w:rsidRDefault="009F065A">
      <w:pPr>
        <w:pStyle w:val="Heading1"/>
        <w:tabs>
          <w:tab w:val="left" w:pos="636"/>
        </w:tabs>
        <w:rPr>
          <w:b w:val="0"/>
          <w:sz w:val="22"/>
          <w:szCs w:val="22"/>
        </w:rPr>
      </w:pPr>
      <w:r>
        <w:rPr>
          <w:b w:val="0"/>
          <w:sz w:val="22"/>
          <w:szCs w:val="22"/>
        </w:rPr>
        <w:t>Activity:</w:t>
      </w:r>
    </w:p>
    <w:p w14:paraId="46DA7C2B" w14:textId="77777777" w:rsidR="00134091" w:rsidRDefault="009F065A">
      <w:pPr>
        <w:pStyle w:val="Heading1"/>
        <w:numPr>
          <w:ilvl w:val="0"/>
          <w:numId w:val="2"/>
        </w:numPr>
        <w:tabs>
          <w:tab w:val="left" w:pos="636"/>
        </w:tabs>
        <w:rPr>
          <w:b w:val="0"/>
          <w:sz w:val="22"/>
          <w:szCs w:val="22"/>
        </w:rPr>
      </w:pPr>
      <w:r>
        <w:rPr>
          <w:b w:val="0"/>
          <w:sz w:val="22"/>
          <w:szCs w:val="22"/>
        </w:rPr>
        <w:t>After the initial estimates are collected, the project manager organizes a group discussion to review the estimates and clarify any discrepancies or ambiguities.</w:t>
      </w:r>
    </w:p>
    <w:p w14:paraId="46DA580F" w14:textId="77777777" w:rsidR="00134091" w:rsidRDefault="009F065A">
      <w:pPr>
        <w:pStyle w:val="Heading1"/>
        <w:numPr>
          <w:ilvl w:val="0"/>
          <w:numId w:val="2"/>
        </w:numPr>
        <w:tabs>
          <w:tab w:val="left" w:pos="636"/>
        </w:tabs>
        <w:rPr>
          <w:b w:val="0"/>
          <w:sz w:val="22"/>
          <w:szCs w:val="22"/>
        </w:rPr>
      </w:pPr>
      <w:r>
        <w:rPr>
          <w:b w:val="0"/>
          <w:sz w:val="22"/>
          <w:szCs w:val="22"/>
        </w:rPr>
        <w:t>Each expert explains the rationale behind their estimates, and any misunderstandings or assumptions are discussed and addressed.</w:t>
      </w:r>
    </w:p>
    <w:p w14:paraId="41711A81" w14:textId="77777777" w:rsidR="00134091" w:rsidRDefault="009F065A">
      <w:pPr>
        <w:pStyle w:val="Heading1"/>
        <w:tabs>
          <w:tab w:val="left" w:pos="636"/>
        </w:tabs>
        <w:rPr>
          <w:b w:val="0"/>
          <w:sz w:val="22"/>
          <w:szCs w:val="22"/>
        </w:rPr>
      </w:pPr>
      <w:r>
        <w:rPr>
          <w:b w:val="0"/>
          <w:sz w:val="22"/>
          <w:szCs w:val="22"/>
        </w:rPr>
        <w:t>Example:</w:t>
      </w:r>
    </w:p>
    <w:p w14:paraId="2B12A5A6" w14:textId="77777777" w:rsidR="00134091" w:rsidRDefault="009F065A">
      <w:pPr>
        <w:pStyle w:val="Heading1"/>
        <w:numPr>
          <w:ilvl w:val="0"/>
          <w:numId w:val="3"/>
        </w:numPr>
        <w:tabs>
          <w:tab w:val="left" w:pos="636"/>
        </w:tabs>
        <w:rPr>
          <w:b w:val="0"/>
          <w:sz w:val="22"/>
          <w:szCs w:val="22"/>
        </w:rPr>
      </w:pPr>
      <w:r>
        <w:rPr>
          <w:b w:val="0"/>
          <w:sz w:val="22"/>
          <w:szCs w:val="22"/>
        </w:rPr>
        <w:t>Expert 1 might explain their estimate is based on the complexity of creating interactive quizzes.</w:t>
      </w:r>
    </w:p>
    <w:p w14:paraId="0569A288" w14:textId="77777777" w:rsidR="00134091" w:rsidRDefault="009F065A">
      <w:pPr>
        <w:pStyle w:val="Heading1"/>
        <w:numPr>
          <w:ilvl w:val="0"/>
          <w:numId w:val="3"/>
        </w:numPr>
        <w:tabs>
          <w:tab w:val="left" w:pos="636"/>
        </w:tabs>
        <w:rPr>
          <w:b w:val="0"/>
          <w:sz w:val="22"/>
          <w:szCs w:val="22"/>
        </w:rPr>
      </w:pPr>
      <w:r>
        <w:rPr>
          <w:b w:val="0"/>
          <w:sz w:val="22"/>
          <w:szCs w:val="22"/>
        </w:rPr>
        <w:t>Expert 2 could suggest that additional time is needed for content integration across different learning paths.</w:t>
      </w:r>
    </w:p>
    <w:p w14:paraId="408CEAFC" w14:textId="77777777" w:rsidR="00134091" w:rsidRDefault="007A647D">
      <w:pPr>
        <w:pStyle w:val="Heading1"/>
        <w:tabs>
          <w:tab w:val="left" w:pos="636"/>
        </w:tabs>
        <w:rPr>
          <w:b w:val="0"/>
          <w:sz w:val="22"/>
          <w:szCs w:val="22"/>
        </w:rPr>
      </w:pPr>
      <w:r>
        <w:pict w14:anchorId="57CC5D95">
          <v:rect id="_x0000_i1028" style="width:0;height:1.5pt" o:hralign="center" o:hrstd="t" o:hr="t" fillcolor="#a0a0a0" stroked="f"/>
        </w:pict>
      </w:r>
    </w:p>
    <w:p w14:paraId="791FAC7F" w14:textId="77777777" w:rsidR="00134091" w:rsidRDefault="009F065A">
      <w:pPr>
        <w:pStyle w:val="Heading1"/>
        <w:tabs>
          <w:tab w:val="left" w:pos="636"/>
        </w:tabs>
        <w:rPr>
          <w:b w:val="0"/>
          <w:sz w:val="22"/>
          <w:szCs w:val="22"/>
        </w:rPr>
      </w:pPr>
      <w:r>
        <w:rPr>
          <w:b w:val="0"/>
          <w:sz w:val="22"/>
          <w:szCs w:val="22"/>
        </w:rPr>
        <w:t>4. Re-estimation and Refinement</w:t>
      </w:r>
    </w:p>
    <w:p w14:paraId="4F297401" w14:textId="77777777" w:rsidR="00134091" w:rsidRDefault="009F065A">
      <w:pPr>
        <w:pStyle w:val="Heading1"/>
        <w:tabs>
          <w:tab w:val="left" w:pos="636"/>
        </w:tabs>
        <w:rPr>
          <w:b w:val="0"/>
          <w:sz w:val="22"/>
          <w:szCs w:val="22"/>
        </w:rPr>
      </w:pPr>
      <w:r>
        <w:rPr>
          <w:b w:val="0"/>
          <w:sz w:val="22"/>
          <w:szCs w:val="22"/>
        </w:rPr>
        <w:t>Activity:</w:t>
      </w:r>
    </w:p>
    <w:p w14:paraId="04542B8D" w14:textId="77777777" w:rsidR="00134091" w:rsidRDefault="009F065A">
      <w:pPr>
        <w:pStyle w:val="Heading1"/>
        <w:numPr>
          <w:ilvl w:val="0"/>
          <w:numId w:val="4"/>
        </w:numPr>
        <w:tabs>
          <w:tab w:val="left" w:pos="636"/>
        </w:tabs>
        <w:rPr>
          <w:b w:val="0"/>
          <w:sz w:val="22"/>
          <w:szCs w:val="22"/>
        </w:rPr>
      </w:pPr>
      <w:r>
        <w:rPr>
          <w:b w:val="0"/>
          <w:sz w:val="22"/>
          <w:szCs w:val="22"/>
        </w:rPr>
        <w:t>After the discussion, each expert revises their estimate based on the information shared during the group discussion. This process allows the estimates to be refined and adjusted according to new insights.</w:t>
      </w:r>
    </w:p>
    <w:p w14:paraId="2C1763E4" w14:textId="77777777" w:rsidR="00134091" w:rsidRDefault="009F065A">
      <w:pPr>
        <w:pStyle w:val="Heading1"/>
        <w:tabs>
          <w:tab w:val="left" w:pos="636"/>
        </w:tabs>
        <w:rPr>
          <w:b w:val="0"/>
          <w:sz w:val="22"/>
          <w:szCs w:val="22"/>
        </w:rPr>
      </w:pPr>
      <w:r>
        <w:rPr>
          <w:b w:val="0"/>
          <w:sz w:val="22"/>
          <w:szCs w:val="22"/>
        </w:rPr>
        <w:t>Example:</w:t>
      </w:r>
    </w:p>
    <w:p w14:paraId="185FE6FD" w14:textId="77777777" w:rsidR="00134091" w:rsidRDefault="009F065A">
      <w:pPr>
        <w:pStyle w:val="Heading1"/>
        <w:numPr>
          <w:ilvl w:val="0"/>
          <w:numId w:val="5"/>
        </w:numPr>
        <w:tabs>
          <w:tab w:val="left" w:pos="636"/>
        </w:tabs>
        <w:rPr>
          <w:b w:val="0"/>
          <w:sz w:val="22"/>
          <w:szCs w:val="22"/>
        </w:rPr>
      </w:pPr>
      <w:r>
        <w:rPr>
          <w:b w:val="0"/>
          <w:sz w:val="22"/>
          <w:szCs w:val="22"/>
        </w:rPr>
        <w:t>Expert 1 revises their estimate to 17 days for content development.</w:t>
      </w:r>
    </w:p>
    <w:p w14:paraId="322D447D" w14:textId="77777777" w:rsidR="00134091" w:rsidRDefault="009F065A">
      <w:pPr>
        <w:pStyle w:val="Heading1"/>
        <w:numPr>
          <w:ilvl w:val="0"/>
          <w:numId w:val="5"/>
        </w:numPr>
        <w:tabs>
          <w:tab w:val="left" w:pos="636"/>
        </w:tabs>
        <w:rPr>
          <w:b w:val="0"/>
          <w:sz w:val="22"/>
          <w:szCs w:val="22"/>
        </w:rPr>
      </w:pPr>
      <w:r>
        <w:rPr>
          <w:b w:val="0"/>
          <w:sz w:val="22"/>
          <w:szCs w:val="22"/>
        </w:rPr>
        <w:t>Expert 2 revises their estimate to 19 days, and Expert 3 revises to 16 days.</w:t>
      </w:r>
    </w:p>
    <w:p w14:paraId="0DA93B51" w14:textId="77777777" w:rsidR="00134091" w:rsidRDefault="007A647D">
      <w:pPr>
        <w:pStyle w:val="Heading1"/>
        <w:tabs>
          <w:tab w:val="left" w:pos="636"/>
        </w:tabs>
        <w:rPr>
          <w:b w:val="0"/>
          <w:sz w:val="22"/>
          <w:szCs w:val="22"/>
        </w:rPr>
      </w:pPr>
      <w:r>
        <w:pict w14:anchorId="562EF9BD">
          <v:rect id="_x0000_i1029" style="width:0;height:1.5pt" o:hralign="center" o:hrstd="t" o:hr="t" fillcolor="#a0a0a0" stroked="f"/>
        </w:pict>
      </w:r>
    </w:p>
    <w:p w14:paraId="305545FA" w14:textId="77777777" w:rsidR="00134091" w:rsidRDefault="009F065A">
      <w:pPr>
        <w:pStyle w:val="Heading1"/>
        <w:tabs>
          <w:tab w:val="left" w:pos="636"/>
        </w:tabs>
        <w:rPr>
          <w:b w:val="0"/>
          <w:sz w:val="22"/>
          <w:szCs w:val="22"/>
        </w:rPr>
      </w:pPr>
      <w:r>
        <w:rPr>
          <w:b w:val="0"/>
          <w:sz w:val="22"/>
          <w:szCs w:val="22"/>
        </w:rPr>
        <w:t>5. Final Estimation and Consensus</w:t>
      </w:r>
    </w:p>
    <w:p w14:paraId="526A6076" w14:textId="77777777" w:rsidR="00134091" w:rsidRDefault="009F065A">
      <w:pPr>
        <w:pStyle w:val="Heading1"/>
        <w:tabs>
          <w:tab w:val="left" w:pos="636"/>
        </w:tabs>
        <w:rPr>
          <w:b w:val="0"/>
          <w:sz w:val="22"/>
          <w:szCs w:val="22"/>
        </w:rPr>
      </w:pPr>
      <w:r>
        <w:rPr>
          <w:b w:val="0"/>
          <w:sz w:val="22"/>
          <w:szCs w:val="22"/>
        </w:rPr>
        <w:t>Activity:</w:t>
      </w:r>
    </w:p>
    <w:p w14:paraId="56036422" w14:textId="77777777" w:rsidR="00134091" w:rsidRDefault="009F065A">
      <w:pPr>
        <w:pStyle w:val="Heading1"/>
        <w:numPr>
          <w:ilvl w:val="0"/>
          <w:numId w:val="6"/>
        </w:numPr>
        <w:tabs>
          <w:tab w:val="left" w:pos="636"/>
        </w:tabs>
        <w:rPr>
          <w:b w:val="0"/>
          <w:sz w:val="22"/>
          <w:szCs w:val="22"/>
        </w:rPr>
      </w:pPr>
      <w:r>
        <w:rPr>
          <w:b w:val="0"/>
          <w:sz w:val="22"/>
          <w:szCs w:val="22"/>
        </w:rPr>
        <w:t>The experts revise their estimates one more time based on the discussion and any new information shared.</w:t>
      </w:r>
    </w:p>
    <w:p w14:paraId="5B256150" w14:textId="77777777" w:rsidR="00134091" w:rsidRDefault="009F065A">
      <w:pPr>
        <w:pStyle w:val="Heading1"/>
        <w:numPr>
          <w:ilvl w:val="0"/>
          <w:numId w:val="6"/>
        </w:numPr>
        <w:tabs>
          <w:tab w:val="left" w:pos="636"/>
        </w:tabs>
        <w:rPr>
          <w:b w:val="0"/>
          <w:sz w:val="22"/>
          <w:szCs w:val="22"/>
        </w:rPr>
      </w:pPr>
      <w:r>
        <w:rPr>
          <w:b w:val="0"/>
          <w:sz w:val="22"/>
          <w:szCs w:val="22"/>
        </w:rPr>
        <w:t>A consensus is reached on the final estimate for the task.</w:t>
      </w:r>
    </w:p>
    <w:p w14:paraId="441328A8" w14:textId="77777777" w:rsidR="00134091" w:rsidRDefault="009F065A">
      <w:pPr>
        <w:pStyle w:val="Heading1"/>
        <w:tabs>
          <w:tab w:val="left" w:pos="636"/>
        </w:tabs>
        <w:rPr>
          <w:b w:val="0"/>
          <w:sz w:val="22"/>
          <w:szCs w:val="22"/>
        </w:rPr>
      </w:pPr>
      <w:r>
        <w:rPr>
          <w:b w:val="0"/>
          <w:sz w:val="22"/>
          <w:szCs w:val="22"/>
        </w:rPr>
        <w:t>Final Estimate:</w:t>
      </w:r>
    </w:p>
    <w:p w14:paraId="2E0B92C5" w14:textId="77777777" w:rsidR="00134091" w:rsidRDefault="009F065A">
      <w:pPr>
        <w:pStyle w:val="Heading1"/>
        <w:numPr>
          <w:ilvl w:val="0"/>
          <w:numId w:val="7"/>
        </w:numPr>
        <w:tabs>
          <w:tab w:val="left" w:pos="636"/>
        </w:tabs>
        <w:rPr>
          <w:b w:val="0"/>
          <w:sz w:val="22"/>
          <w:szCs w:val="22"/>
        </w:rPr>
      </w:pPr>
      <w:r>
        <w:rPr>
          <w:b w:val="0"/>
          <w:sz w:val="22"/>
          <w:szCs w:val="22"/>
        </w:rPr>
        <w:t>After the discussion, the team agrees on a final estimate of 17 days for developing interactive content.</w:t>
      </w:r>
    </w:p>
    <w:p w14:paraId="0D0A4BF6" w14:textId="77777777" w:rsidR="00134091" w:rsidRDefault="007A647D">
      <w:pPr>
        <w:pStyle w:val="Heading1"/>
        <w:tabs>
          <w:tab w:val="left" w:pos="636"/>
        </w:tabs>
        <w:rPr>
          <w:b w:val="0"/>
          <w:sz w:val="22"/>
          <w:szCs w:val="22"/>
        </w:rPr>
      </w:pPr>
      <w:r>
        <w:lastRenderedPageBreak/>
        <w:pict w14:anchorId="632FB4FB">
          <v:rect id="_x0000_i1030" style="width:0;height:1.5pt" o:hralign="center" o:hrstd="t" o:hr="t" fillcolor="#a0a0a0" stroked="f"/>
        </w:pict>
      </w:r>
    </w:p>
    <w:p w14:paraId="5F10DF47" w14:textId="77777777" w:rsidR="00134091" w:rsidRDefault="009F065A">
      <w:pPr>
        <w:pStyle w:val="Heading1"/>
        <w:tabs>
          <w:tab w:val="left" w:pos="636"/>
        </w:tabs>
        <w:rPr>
          <w:b w:val="0"/>
          <w:sz w:val="22"/>
          <w:szCs w:val="22"/>
        </w:rPr>
      </w:pPr>
      <w:r>
        <w:rPr>
          <w:b w:val="0"/>
          <w:sz w:val="22"/>
          <w:szCs w:val="22"/>
        </w:rPr>
        <w:t>Estimation Form and Tentative Convergence Chart</w:t>
      </w:r>
    </w:p>
    <w:p w14:paraId="25528880" w14:textId="77777777" w:rsidR="00134091" w:rsidRDefault="009F065A">
      <w:pPr>
        <w:pStyle w:val="Heading1"/>
        <w:tabs>
          <w:tab w:val="left" w:pos="636"/>
        </w:tabs>
        <w:rPr>
          <w:b w:val="0"/>
          <w:sz w:val="22"/>
          <w:szCs w:val="22"/>
        </w:rPr>
      </w:pPr>
      <w:r>
        <w:rPr>
          <w:b w:val="0"/>
          <w:sz w:val="22"/>
          <w:szCs w:val="22"/>
        </w:rPr>
        <w:t>The estimation form captures the estimates and final consensus for each task. It also records the comments from the experts.</w:t>
      </w:r>
    </w:p>
    <w:p w14:paraId="6A4B6AF1" w14:textId="77777777" w:rsidR="00134091" w:rsidRDefault="00134091">
      <w:pPr>
        <w:pStyle w:val="Heading1"/>
        <w:tabs>
          <w:tab w:val="left" w:pos="636"/>
        </w:tabs>
        <w:rPr>
          <w:b w:val="0"/>
          <w:sz w:val="22"/>
          <w:szCs w:val="22"/>
        </w:rPr>
      </w:pPr>
    </w:p>
    <w:p w14:paraId="6A529496" w14:textId="77777777" w:rsidR="00134091" w:rsidRDefault="009F065A">
      <w:pPr>
        <w:pStyle w:val="Heading1"/>
        <w:tabs>
          <w:tab w:val="left" w:pos="636"/>
        </w:tabs>
        <w:rPr>
          <w:sz w:val="22"/>
          <w:szCs w:val="22"/>
          <w:u w:val="single"/>
        </w:rPr>
      </w:pPr>
      <w:r>
        <w:rPr>
          <w:sz w:val="22"/>
          <w:szCs w:val="22"/>
          <w:u w:val="single"/>
        </w:rPr>
        <w:t>Estimation Form Example:</w:t>
      </w:r>
    </w:p>
    <w:p w14:paraId="7D1B340D" w14:textId="77777777" w:rsidR="00134091" w:rsidRDefault="00134091">
      <w:pPr>
        <w:pStyle w:val="Heading1"/>
        <w:tabs>
          <w:tab w:val="left" w:pos="636"/>
        </w:tabs>
        <w:rPr>
          <w:sz w:val="22"/>
          <w:szCs w:val="22"/>
          <w:u w:val="single"/>
        </w:rPr>
      </w:pPr>
    </w:p>
    <w:tbl>
      <w:tblPr>
        <w:tblStyle w:val="a"/>
        <w:tblW w:w="11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1"/>
        <w:gridCol w:w="1608"/>
        <w:gridCol w:w="1608"/>
        <w:gridCol w:w="1608"/>
        <w:gridCol w:w="1508"/>
        <w:gridCol w:w="2413"/>
      </w:tblGrid>
      <w:tr w:rsidR="00134091" w14:paraId="3DD354ED" w14:textId="77777777">
        <w:trPr>
          <w:jc w:val="center"/>
        </w:trPr>
        <w:tc>
          <w:tcPr>
            <w:tcW w:w="2271" w:type="dxa"/>
          </w:tcPr>
          <w:p w14:paraId="17A8D6B4" w14:textId="77777777" w:rsidR="00134091" w:rsidRDefault="009F065A">
            <w:pPr>
              <w:pStyle w:val="Heading1"/>
              <w:tabs>
                <w:tab w:val="left" w:pos="636"/>
              </w:tabs>
              <w:jc w:val="center"/>
              <w:rPr>
                <w:b w:val="0"/>
                <w:sz w:val="22"/>
                <w:szCs w:val="22"/>
              </w:rPr>
            </w:pPr>
            <w:r>
              <w:rPr>
                <w:b w:val="0"/>
                <w:sz w:val="22"/>
                <w:szCs w:val="22"/>
              </w:rPr>
              <w:t>Task</w:t>
            </w:r>
          </w:p>
        </w:tc>
        <w:tc>
          <w:tcPr>
            <w:tcW w:w="1608" w:type="dxa"/>
          </w:tcPr>
          <w:p w14:paraId="43417428" w14:textId="77777777" w:rsidR="00134091" w:rsidRDefault="009F065A">
            <w:pPr>
              <w:pStyle w:val="Heading1"/>
              <w:tabs>
                <w:tab w:val="left" w:pos="636"/>
              </w:tabs>
              <w:ind w:left="360" w:firstLine="0"/>
              <w:jc w:val="center"/>
              <w:rPr>
                <w:b w:val="0"/>
                <w:sz w:val="22"/>
                <w:szCs w:val="22"/>
              </w:rPr>
            </w:pPr>
            <w:r>
              <w:rPr>
                <w:b w:val="0"/>
                <w:sz w:val="22"/>
                <w:szCs w:val="22"/>
              </w:rPr>
              <w:t>Expert 1 Estimate</w:t>
            </w:r>
          </w:p>
        </w:tc>
        <w:tc>
          <w:tcPr>
            <w:tcW w:w="1608" w:type="dxa"/>
          </w:tcPr>
          <w:p w14:paraId="41120849" w14:textId="77777777" w:rsidR="00134091" w:rsidRDefault="007A647D">
            <w:pPr>
              <w:pStyle w:val="Heading1"/>
              <w:tabs>
                <w:tab w:val="left" w:pos="636"/>
              </w:tabs>
              <w:ind w:left="360" w:firstLine="0"/>
              <w:jc w:val="center"/>
              <w:rPr>
                <w:b w:val="0"/>
                <w:sz w:val="22"/>
                <w:szCs w:val="22"/>
              </w:rPr>
            </w:pPr>
            <w:sdt>
              <w:sdtPr>
                <w:tag w:val="goog_rdk_4"/>
                <w:id w:val="-451192520"/>
              </w:sdtPr>
              <w:sdtEndPr/>
              <w:sdtContent>
                <w:ins w:id="1" w:author="asfia haider ela" w:date="2025-09-08T20:33:00Z">
                  <w:r w:rsidR="009F065A">
                    <w:rPr>
                      <w:b w:val="0"/>
                      <w:sz w:val="22"/>
                      <w:szCs w:val="22"/>
                    </w:rPr>
                    <w:t xml:space="preserve"> </w:t>
                  </w:r>
                </w:ins>
              </w:sdtContent>
            </w:sdt>
            <w:r w:rsidR="009F065A">
              <w:rPr>
                <w:b w:val="0"/>
                <w:sz w:val="22"/>
                <w:szCs w:val="22"/>
              </w:rPr>
              <w:t>Expert 2 Estimate</w:t>
            </w:r>
          </w:p>
        </w:tc>
        <w:tc>
          <w:tcPr>
            <w:tcW w:w="1608" w:type="dxa"/>
          </w:tcPr>
          <w:p w14:paraId="6BD4A59E" w14:textId="77777777" w:rsidR="00134091" w:rsidRDefault="009F065A">
            <w:pPr>
              <w:pStyle w:val="Heading1"/>
              <w:tabs>
                <w:tab w:val="left" w:pos="636"/>
              </w:tabs>
              <w:ind w:left="360" w:firstLine="0"/>
              <w:jc w:val="center"/>
              <w:rPr>
                <w:b w:val="0"/>
                <w:sz w:val="22"/>
                <w:szCs w:val="22"/>
              </w:rPr>
            </w:pPr>
            <w:r>
              <w:rPr>
                <w:b w:val="0"/>
                <w:sz w:val="22"/>
                <w:szCs w:val="22"/>
              </w:rPr>
              <w:t>Expert 3 Estimate</w:t>
            </w:r>
          </w:p>
        </w:tc>
        <w:tc>
          <w:tcPr>
            <w:tcW w:w="1508" w:type="dxa"/>
          </w:tcPr>
          <w:p w14:paraId="57E29B14" w14:textId="77777777" w:rsidR="00134091" w:rsidRDefault="009F065A">
            <w:pPr>
              <w:pStyle w:val="Heading1"/>
              <w:tabs>
                <w:tab w:val="left" w:pos="636"/>
              </w:tabs>
              <w:ind w:left="360" w:firstLine="0"/>
              <w:jc w:val="center"/>
              <w:rPr>
                <w:b w:val="0"/>
                <w:sz w:val="22"/>
                <w:szCs w:val="22"/>
              </w:rPr>
            </w:pPr>
            <w:r>
              <w:rPr>
                <w:b w:val="0"/>
                <w:sz w:val="22"/>
                <w:szCs w:val="22"/>
              </w:rPr>
              <w:t>Final Estimate</w:t>
            </w:r>
          </w:p>
        </w:tc>
        <w:tc>
          <w:tcPr>
            <w:tcW w:w="2413" w:type="dxa"/>
          </w:tcPr>
          <w:p w14:paraId="2B6431B2" w14:textId="77777777" w:rsidR="00134091" w:rsidRDefault="009F065A">
            <w:pPr>
              <w:pStyle w:val="Heading1"/>
              <w:tabs>
                <w:tab w:val="left" w:pos="636"/>
              </w:tabs>
              <w:jc w:val="center"/>
              <w:rPr>
                <w:b w:val="0"/>
                <w:sz w:val="22"/>
                <w:szCs w:val="22"/>
              </w:rPr>
            </w:pPr>
            <w:r>
              <w:rPr>
                <w:b w:val="0"/>
                <w:sz w:val="22"/>
                <w:szCs w:val="22"/>
              </w:rPr>
              <w:t>Comments</w:t>
            </w:r>
          </w:p>
        </w:tc>
      </w:tr>
      <w:sdt>
        <w:sdtPr>
          <w:tag w:val="goog_rdk_5"/>
          <w:id w:val="-1111107049"/>
        </w:sdtPr>
        <w:sdtEndPr/>
        <w:sdtContent>
          <w:tr w:rsidR="00134091" w14:paraId="1EB4AB87" w14:textId="77777777" w:rsidTr="007A647D">
            <w:trPr>
              <w:jc w:val="center"/>
            </w:trPr>
            <w:tc>
              <w:tcPr>
                <w:tcW w:w="2271" w:type="dxa"/>
              </w:tcPr>
              <w:p w14:paraId="6F6DEB13" w14:textId="77777777" w:rsidR="00134091" w:rsidRDefault="009F065A">
                <w:pPr>
                  <w:pStyle w:val="Heading1"/>
                  <w:tabs>
                    <w:tab w:val="left" w:pos="636"/>
                  </w:tabs>
                  <w:ind w:left="360" w:firstLine="0"/>
                  <w:jc w:val="center"/>
                  <w:rPr>
                    <w:b w:val="0"/>
                    <w:sz w:val="22"/>
                    <w:szCs w:val="22"/>
                  </w:rPr>
                </w:pPr>
                <w:r>
                  <w:rPr>
                    <w:b w:val="0"/>
                    <w:sz w:val="22"/>
                    <w:szCs w:val="22"/>
                  </w:rPr>
                  <w:t>Develop Interactive Content</w:t>
                </w:r>
              </w:p>
            </w:tc>
            <w:tc>
              <w:tcPr>
                <w:tcW w:w="1608" w:type="dxa"/>
              </w:tcPr>
              <w:p w14:paraId="66E03614" w14:textId="77777777" w:rsidR="00134091" w:rsidRDefault="009F065A">
                <w:pPr>
                  <w:pStyle w:val="Heading1"/>
                  <w:tabs>
                    <w:tab w:val="left" w:pos="636"/>
                  </w:tabs>
                  <w:ind w:left="0" w:firstLine="0"/>
                  <w:jc w:val="center"/>
                  <w:rPr>
                    <w:b w:val="0"/>
                    <w:sz w:val="22"/>
                    <w:szCs w:val="22"/>
                  </w:rPr>
                </w:pPr>
                <w:r>
                  <w:rPr>
                    <w:b w:val="0"/>
                    <w:sz w:val="22"/>
                    <w:szCs w:val="22"/>
                  </w:rPr>
                  <w:t>15 days</w:t>
                </w:r>
              </w:p>
            </w:tc>
            <w:tc>
              <w:tcPr>
                <w:tcW w:w="1608" w:type="dxa"/>
              </w:tcPr>
              <w:p w14:paraId="428798F9" w14:textId="77777777" w:rsidR="00134091" w:rsidRDefault="009F065A">
                <w:pPr>
                  <w:pStyle w:val="Heading1"/>
                  <w:tabs>
                    <w:tab w:val="left" w:pos="636"/>
                  </w:tabs>
                  <w:jc w:val="center"/>
                  <w:rPr>
                    <w:b w:val="0"/>
                    <w:sz w:val="22"/>
                    <w:szCs w:val="22"/>
                  </w:rPr>
                </w:pPr>
                <w:r>
                  <w:rPr>
                    <w:b w:val="0"/>
                    <w:sz w:val="22"/>
                    <w:szCs w:val="22"/>
                  </w:rPr>
                  <w:t>18 days</w:t>
                </w:r>
              </w:p>
            </w:tc>
            <w:tc>
              <w:tcPr>
                <w:tcW w:w="1608" w:type="dxa"/>
              </w:tcPr>
              <w:p w14:paraId="67045E06" w14:textId="77777777" w:rsidR="00134091" w:rsidRDefault="009F065A">
                <w:pPr>
                  <w:pStyle w:val="Heading1"/>
                  <w:tabs>
                    <w:tab w:val="left" w:pos="636"/>
                  </w:tabs>
                  <w:jc w:val="center"/>
                  <w:rPr>
                    <w:b w:val="0"/>
                    <w:sz w:val="22"/>
                    <w:szCs w:val="22"/>
                  </w:rPr>
                </w:pPr>
                <w:r>
                  <w:rPr>
                    <w:b w:val="0"/>
                    <w:sz w:val="22"/>
                    <w:szCs w:val="22"/>
                  </w:rPr>
                  <w:t>14 days</w:t>
                </w:r>
              </w:p>
            </w:tc>
            <w:tc>
              <w:tcPr>
                <w:tcW w:w="1508" w:type="dxa"/>
              </w:tcPr>
              <w:p w14:paraId="2D97F6A7" w14:textId="77777777" w:rsidR="00134091" w:rsidRDefault="009F065A">
                <w:pPr>
                  <w:pStyle w:val="Heading1"/>
                  <w:tabs>
                    <w:tab w:val="left" w:pos="636"/>
                  </w:tabs>
                  <w:jc w:val="center"/>
                  <w:rPr>
                    <w:b w:val="0"/>
                    <w:sz w:val="22"/>
                    <w:szCs w:val="22"/>
                  </w:rPr>
                </w:pPr>
                <w:r>
                  <w:rPr>
                    <w:b w:val="0"/>
                    <w:sz w:val="22"/>
                    <w:szCs w:val="22"/>
                  </w:rPr>
                  <w:t>17 days</w:t>
                </w:r>
              </w:p>
            </w:tc>
            <w:tc>
              <w:tcPr>
                <w:tcW w:w="2413" w:type="dxa"/>
              </w:tcPr>
              <w:p w14:paraId="39DE42C7" w14:textId="77777777" w:rsidR="00134091" w:rsidRDefault="009F065A">
                <w:pPr>
                  <w:pStyle w:val="Heading1"/>
                  <w:tabs>
                    <w:tab w:val="left" w:pos="636"/>
                  </w:tabs>
                  <w:ind w:left="360" w:firstLine="0"/>
                  <w:jc w:val="center"/>
                  <w:rPr>
                    <w:b w:val="0"/>
                    <w:sz w:val="22"/>
                    <w:szCs w:val="22"/>
                  </w:rPr>
                </w:pPr>
                <w:r>
                  <w:rPr>
                    <w:b w:val="0"/>
                    <w:sz w:val="22"/>
                    <w:szCs w:val="22"/>
                  </w:rPr>
                  <w:t>Complexity of content and interactivity</w:t>
                </w:r>
              </w:p>
            </w:tc>
          </w:tr>
        </w:sdtContent>
      </w:sdt>
      <w:tr w:rsidR="00134091" w14:paraId="3D6EEEA9" w14:textId="77777777">
        <w:trPr>
          <w:jc w:val="center"/>
        </w:trPr>
        <w:tc>
          <w:tcPr>
            <w:tcW w:w="2271" w:type="dxa"/>
          </w:tcPr>
          <w:p w14:paraId="14252EB7" w14:textId="77777777" w:rsidR="00134091" w:rsidRDefault="009F065A">
            <w:pPr>
              <w:pStyle w:val="Heading1"/>
              <w:tabs>
                <w:tab w:val="left" w:pos="636"/>
              </w:tabs>
              <w:ind w:left="360" w:firstLine="0"/>
              <w:jc w:val="center"/>
              <w:rPr>
                <w:b w:val="0"/>
                <w:sz w:val="22"/>
                <w:szCs w:val="22"/>
              </w:rPr>
            </w:pPr>
            <w:r>
              <w:rPr>
                <w:b w:val="0"/>
                <w:sz w:val="22"/>
                <w:szCs w:val="22"/>
              </w:rPr>
              <w:t>Integrate Gamification Elements</w:t>
            </w:r>
          </w:p>
        </w:tc>
        <w:tc>
          <w:tcPr>
            <w:tcW w:w="1608" w:type="dxa"/>
          </w:tcPr>
          <w:p w14:paraId="717DDFB2" w14:textId="77777777" w:rsidR="00134091" w:rsidRDefault="009F065A">
            <w:pPr>
              <w:pStyle w:val="Heading1"/>
              <w:tabs>
                <w:tab w:val="left" w:pos="636"/>
              </w:tabs>
              <w:jc w:val="center"/>
              <w:rPr>
                <w:b w:val="0"/>
                <w:sz w:val="22"/>
                <w:szCs w:val="22"/>
              </w:rPr>
            </w:pPr>
            <w:r>
              <w:rPr>
                <w:b w:val="0"/>
                <w:sz w:val="22"/>
                <w:szCs w:val="22"/>
              </w:rPr>
              <w:t>12 days</w:t>
            </w:r>
          </w:p>
        </w:tc>
        <w:tc>
          <w:tcPr>
            <w:tcW w:w="1608" w:type="dxa"/>
          </w:tcPr>
          <w:p w14:paraId="04FB98DE" w14:textId="77777777" w:rsidR="00134091" w:rsidRDefault="009F065A">
            <w:pPr>
              <w:pStyle w:val="Heading1"/>
              <w:tabs>
                <w:tab w:val="left" w:pos="636"/>
              </w:tabs>
              <w:jc w:val="center"/>
              <w:rPr>
                <w:b w:val="0"/>
                <w:sz w:val="22"/>
                <w:szCs w:val="22"/>
              </w:rPr>
            </w:pPr>
            <w:r>
              <w:rPr>
                <w:b w:val="0"/>
                <w:sz w:val="22"/>
                <w:szCs w:val="22"/>
              </w:rPr>
              <w:t>14 days</w:t>
            </w:r>
          </w:p>
        </w:tc>
        <w:tc>
          <w:tcPr>
            <w:tcW w:w="1608" w:type="dxa"/>
          </w:tcPr>
          <w:p w14:paraId="43243106" w14:textId="77777777" w:rsidR="00134091" w:rsidRDefault="009F065A">
            <w:pPr>
              <w:pStyle w:val="Heading1"/>
              <w:tabs>
                <w:tab w:val="left" w:pos="636"/>
              </w:tabs>
              <w:jc w:val="center"/>
              <w:rPr>
                <w:b w:val="0"/>
                <w:sz w:val="22"/>
                <w:szCs w:val="22"/>
              </w:rPr>
            </w:pPr>
            <w:r>
              <w:rPr>
                <w:b w:val="0"/>
                <w:sz w:val="22"/>
                <w:szCs w:val="22"/>
              </w:rPr>
              <w:t>13 days</w:t>
            </w:r>
          </w:p>
        </w:tc>
        <w:tc>
          <w:tcPr>
            <w:tcW w:w="1508" w:type="dxa"/>
          </w:tcPr>
          <w:p w14:paraId="5E798BBE" w14:textId="77777777" w:rsidR="00134091" w:rsidRDefault="009F065A">
            <w:pPr>
              <w:pStyle w:val="Heading1"/>
              <w:tabs>
                <w:tab w:val="left" w:pos="636"/>
              </w:tabs>
              <w:jc w:val="center"/>
              <w:rPr>
                <w:b w:val="0"/>
                <w:sz w:val="22"/>
                <w:szCs w:val="22"/>
              </w:rPr>
            </w:pPr>
            <w:r>
              <w:rPr>
                <w:b w:val="0"/>
                <w:sz w:val="22"/>
                <w:szCs w:val="22"/>
              </w:rPr>
              <w:t>13 days</w:t>
            </w:r>
          </w:p>
        </w:tc>
        <w:tc>
          <w:tcPr>
            <w:tcW w:w="2413" w:type="dxa"/>
          </w:tcPr>
          <w:p w14:paraId="77F2ECAF" w14:textId="77777777" w:rsidR="00134091" w:rsidRDefault="009F065A">
            <w:pPr>
              <w:pStyle w:val="Heading1"/>
              <w:tabs>
                <w:tab w:val="left" w:pos="636"/>
              </w:tabs>
              <w:ind w:left="360" w:firstLine="0"/>
              <w:jc w:val="center"/>
              <w:rPr>
                <w:b w:val="0"/>
                <w:sz w:val="22"/>
                <w:szCs w:val="22"/>
              </w:rPr>
            </w:pPr>
            <w:r>
              <w:rPr>
                <w:b w:val="0"/>
                <w:sz w:val="22"/>
                <w:szCs w:val="22"/>
              </w:rPr>
              <w:t>Integration with existing platform</w:t>
            </w:r>
          </w:p>
        </w:tc>
      </w:tr>
      <w:tr w:rsidR="00134091" w14:paraId="09919430" w14:textId="77777777">
        <w:trPr>
          <w:jc w:val="center"/>
        </w:trPr>
        <w:tc>
          <w:tcPr>
            <w:tcW w:w="2271" w:type="dxa"/>
          </w:tcPr>
          <w:p w14:paraId="63C69140" w14:textId="77777777" w:rsidR="00134091" w:rsidRDefault="009F065A">
            <w:pPr>
              <w:pStyle w:val="Heading1"/>
              <w:tabs>
                <w:tab w:val="left" w:pos="636"/>
              </w:tabs>
              <w:ind w:left="360" w:firstLine="0"/>
              <w:jc w:val="center"/>
              <w:rPr>
                <w:b w:val="0"/>
                <w:sz w:val="22"/>
                <w:szCs w:val="22"/>
              </w:rPr>
            </w:pPr>
            <w:r>
              <w:rPr>
                <w:b w:val="0"/>
                <w:sz w:val="22"/>
                <w:szCs w:val="22"/>
              </w:rPr>
              <w:t>Build AI-driven Learning Paths</w:t>
            </w:r>
          </w:p>
        </w:tc>
        <w:tc>
          <w:tcPr>
            <w:tcW w:w="1608" w:type="dxa"/>
          </w:tcPr>
          <w:p w14:paraId="53BF2582" w14:textId="77777777" w:rsidR="00134091" w:rsidRDefault="009F065A">
            <w:pPr>
              <w:pStyle w:val="Heading1"/>
              <w:tabs>
                <w:tab w:val="left" w:pos="636"/>
              </w:tabs>
              <w:jc w:val="center"/>
              <w:rPr>
                <w:b w:val="0"/>
                <w:sz w:val="22"/>
                <w:szCs w:val="22"/>
              </w:rPr>
            </w:pPr>
            <w:r>
              <w:rPr>
                <w:b w:val="0"/>
                <w:sz w:val="22"/>
                <w:szCs w:val="22"/>
              </w:rPr>
              <w:t>20 days</w:t>
            </w:r>
          </w:p>
        </w:tc>
        <w:tc>
          <w:tcPr>
            <w:tcW w:w="1608" w:type="dxa"/>
          </w:tcPr>
          <w:p w14:paraId="670EBD39" w14:textId="77777777" w:rsidR="00134091" w:rsidRDefault="009F065A">
            <w:pPr>
              <w:pStyle w:val="Heading1"/>
              <w:tabs>
                <w:tab w:val="left" w:pos="636"/>
              </w:tabs>
              <w:jc w:val="center"/>
              <w:rPr>
                <w:b w:val="0"/>
                <w:sz w:val="22"/>
                <w:szCs w:val="22"/>
              </w:rPr>
            </w:pPr>
            <w:r>
              <w:rPr>
                <w:b w:val="0"/>
                <w:sz w:val="22"/>
                <w:szCs w:val="22"/>
              </w:rPr>
              <w:t>18 days</w:t>
            </w:r>
          </w:p>
        </w:tc>
        <w:tc>
          <w:tcPr>
            <w:tcW w:w="1608" w:type="dxa"/>
          </w:tcPr>
          <w:p w14:paraId="3B7E1B1C" w14:textId="77777777" w:rsidR="00134091" w:rsidRDefault="009F065A">
            <w:pPr>
              <w:pStyle w:val="Heading1"/>
              <w:tabs>
                <w:tab w:val="left" w:pos="636"/>
              </w:tabs>
              <w:jc w:val="center"/>
              <w:rPr>
                <w:b w:val="0"/>
                <w:sz w:val="22"/>
                <w:szCs w:val="22"/>
              </w:rPr>
            </w:pPr>
            <w:r>
              <w:rPr>
                <w:b w:val="0"/>
                <w:sz w:val="22"/>
                <w:szCs w:val="22"/>
              </w:rPr>
              <w:t>22 days</w:t>
            </w:r>
          </w:p>
        </w:tc>
        <w:tc>
          <w:tcPr>
            <w:tcW w:w="1508" w:type="dxa"/>
          </w:tcPr>
          <w:p w14:paraId="6FE2CE1F" w14:textId="77777777" w:rsidR="00134091" w:rsidRDefault="009F065A">
            <w:pPr>
              <w:pStyle w:val="Heading1"/>
              <w:tabs>
                <w:tab w:val="left" w:pos="636"/>
              </w:tabs>
              <w:jc w:val="center"/>
              <w:rPr>
                <w:b w:val="0"/>
                <w:sz w:val="22"/>
                <w:szCs w:val="22"/>
              </w:rPr>
            </w:pPr>
            <w:r>
              <w:rPr>
                <w:b w:val="0"/>
                <w:sz w:val="22"/>
                <w:szCs w:val="22"/>
              </w:rPr>
              <w:t>20 days</w:t>
            </w:r>
          </w:p>
        </w:tc>
        <w:tc>
          <w:tcPr>
            <w:tcW w:w="2413" w:type="dxa"/>
          </w:tcPr>
          <w:p w14:paraId="6B0A6A01" w14:textId="77777777" w:rsidR="00134091" w:rsidRDefault="009F065A">
            <w:pPr>
              <w:pStyle w:val="Heading1"/>
              <w:tabs>
                <w:tab w:val="left" w:pos="636"/>
              </w:tabs>
              <w:ind w:left="360" w:firstLine="0"/>
              <w:jc w:val="center"/>
              <w:rPr>
                <w:b w:val="0"/>
                <w:sz w:val="22"/>
                <w:szCs w:val="22"/>
              </w:rPr>
            </w:pPr>
            <w:r>
              <w:rPr>
                <w:b w:val="0"/>
                <w:sz w:val="22"/>
                <w:szCs w:val="22"/>
              </w:rPr>
              <w:t>AI complexity and content tailoring</w:t>
            </w:r>
          </w:p>
        </w:tc>
      </w:tr>
    </w:tbl>
    <w:p w14:paraId="30EEB79A" w14:textId="77777777" w:rsidR="00134091" w:rsidRDefault="00134091">
      <w:pPr>
        <w:pStyle w:val="Heading1"/>
        <w:tabs>
          <w:tab w:val="left" w:pos="636"/>
        </w:tabs>
        <w:rPr>
          <w:b w:val="0"/>
          <w:sz w:val="22"/>
          <w:szCs w:val="22"/>
        </w:rPr>
      </w:pPr>
    </w:p>
    <w:p w14:paraId="51065155" w14:textId="77777777" w:rsidR="00134091" w:rsidRDefault="009F065A">
      <w:pPr>
        <w:pStyle w:val="Heading1"/>
        <w:tabs>
          <w:tab w:val="left" w:pos="636"/>
        </w:tabs>
        <w:rPr>
          <w:sz w:val="22"/>
          <w:szCs w:val="22"/>
          <w:u w:val="single"/>
        </w:rPr>
      </w:pPr>
      <w:r>
        <w:rPr>
          <w:sz w:val="22"/>
          <w:szCs w:val="22"/>
          <w:u w:val="single"/>
        </w:rPr>
        <w:t>Tentative Convergence Chart:</w:t>
      </w:r>
    </w:p>
    <w:p w14:paraId="7A6B012B" w14:textId="77777777" w:rsidR="00134091" w:rsidRDefault="009F065A">
      <w:pPr>
        <w:pStyle w:val="Heading1"/>
        <w:tabs>
          <w:tab w:val="left" w:pos="636"/>
        </w:tabs>
        <w:rPr>
          <w:b w:val="0"/>
          <w:sz w:val="22"/>
          <w:szCs w:val="22"/>
        </w:rPr>
      </w:pPr>
      <w:r>
        <w:rPr>
          <w:b w:val="0"/>
          <w:sz w:val="22"/>
          <w:szCs w:val="22"/>
        </w:rPr>
        <w:t>The convergence chart shows how the estimates evolve across the iterations. The y-axis represents the number of days, and the x-axis represents the estimation rounds. After each discussion and revision, the estimates converge toward a final value.</w:t>
      </w:r>
    </w:p>
    <w:tbl>
      <w:tblPr>
        <w:tblStyle w:val="a0"/>
        <w:tblW w:w="7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1"/>
        <w:gridCol w:w="1316"/>
        <w:gridCol w:w="1316"/>
        <w:gridCol w:w="1316"/>
        <w:gridCol w:w="1831"/>
      </w:tblGrid>
      <w:tr w:rsidR="00134091" w14:paraId="4C6EB02A" w14:textId="77777777">
        <w:trPr>
          <w:jc w:val="center"/>
        </w:trPr>
        <w:tc>
          <w:tcPr>
            <w:tcW w:w="1551" w:type="dxa"/>
          </w:tcPr>
          <w:p w14:paraId="7618BFE9" w14:textId="77777777" w:rsidR="00134091" w:rsidRDefault="009F065A">
            <w:pPr>
              <w:pStyle w:val="Heading1"/>
              <w:tabs>
                <w:tab w:val="left" w:pos="636"/>
              </w:tabs>
              <w:rPr>
                <w:b w:val="0"/>
                <w:sz w:val="22"/>
                <w:szCs w:val="22"/>
              </w:rPr>
            </w:pPr>
            <w:r>
              <w:rPr>
                <w:b w:val="0"/>
                <w:sz w:val="22"/>
                <w:szCs w:val="22"/>
              </w:rPr>
              <w:t>Iteration</w:t>
            </w:r>
          </w:p>
        </w:tc>
        <w:tc>
          <w:tcPr>
            <w:tcW w:w="1316" w:type="dxa"/>
          </w:tcPr>
          <w:p w14:paraId="2E874010" w14:textId="77777777" w:rsidR="00134091" w:rsidRDefault="009F065A">
            <w:pPr>
              <w:pStyle w:val="Heading1"/>
              <w:tabs>
                <w:tab w:val="left" w:pos="636"/>
              </w:tabs>
              <w:rPr>
                <w:b w:val="0"/>
                <w:sz w:val="22"/>
                <w:szCs w:val="22"/>
              </w:rPr>
            </w:pPr>
            <w:r>
              <w:rPr>
                <w:b w:val="0"/>
                <w:sz w:val="22"/>
                <w:szCs w:val="22"/>
              </w:rPr>
              <w:t>Expert 1</w:t>
            </w:r>
          </w:p>
        </w:tc>
        <w:tc>
          <w:tcPr>
            <w:tcW w:w="1316" w:type="dxa"/>
          </w:tcPr>
          <w:p w14:paraId="15B16761" w14:textId="77777777" w:rsidR="00134091" w:rsidRDefault="009F065A">
            <w:pPr>
              <w:pStyle w:val="Heading1"/>
              <w:tabs>
                <w:tab w:val="left" w:pos="636"/>
              </w:tabs>
              <w:rPr>
                <w:b w:val="0"/>
                <w:sz w:val="22"/>
                <w:szCs w:val="22"/>
              </w:rPr>
            </w:pPr>
            <w:r>
              <w:rPr>
                <w:b w:val="0"/>
                <w:sz w:val="22"/>
                <w:szCs w:val="22"/>
              </w:rPr>
              <w:t>Expert 2</w:t>
            </w:r>
          </w:p>
        </w:tc>
        <w:tc>
          <w:tcPr>
            <w:tcW w:w="1316" w:type="dxa"/>
          </w:tcPr>
          <w:p w14:paraId="51D7A53E" w14:textId="77777777" w:rsidR="00134091" w:rsidRDefault="009F065A">
            <w:pPr>
              <w:pStyle w:val="Heading1"/>
              <w:tabs>
                <w:tab w:val="left" w:pos="636"/>
              </w:tabs>
              <w:rPr>
                <w:b w:val="0"/>
                <w:sz w:val="22"/>
                <w:szCs w:val="22"/>
              </w:rPr>
            </w:pPr>
            <w:r>
              <w:rPr>
                <w:b w:val="0"/>
                <w:sz w:val="22"/>
                <w:szCs w:val="22"/>
              </w:rPr>
              <w:t>Expert 3</w:t>
            </w:r>
          </w:p>
        </w:tc>
        <w:tc>
          <w:tcPr>
            <w:tcW w:w="1831" w:type="dxa"/>
          </w:tcPr>
          <w:p w14:paraId="58EB0D6B" w14:textId="77777777" w:rsidR="00134091" w:rsidRDefault="009F065A">
            <w:pPr>
              <w:pStyle w:val="Heading1"/>
              <w:tabs>
                <w:tab w:val="left" w:pos="636"/>
              </w:tabs>
              <w:rPr>
                <w:b w:val="0"/>
                <w:sz w:val="22"/>
                <w:szCs w:val="22"/>
              </w:rPr>
            </w:pPr>
            <w:r>
              <w:rPr>
                <w:b w:val="0"/>
                <w:sz w:val="22"/>
                <w:szCs w:val="22"/>
              </w:rPr>
              <w:t>Final Estimate</w:t>
            </w:r>
          </w:p>
        </w:tc>
      </w:tr>
      <w:tr w:rsidR="00134091" w14:paraId="2FD30743" w14:textId="77777777">
        <w:trPr>
          <w:trHeight w:val="143"/>
          <w:jc w:val="center"/>
        </w:trPr>
        <w:tc>
          <w:tcPr>
            <w:tcW w:w="1551" w:type="dxa"/>
          </w:tcPr>
          <w:p w14:paraId="4D69237C" w14:textId="77777777" w:rsidR="00134091" w:rsidRDefault="009F065A">
            <w:pPr>
              <w:pStyle w:val="Heading1"/>
              <w:tabs>
                <w:tab w:val="left" w:pos="636"/>
              </w:tabs>
              <w:rPr>
                <w:b w:val="0"/>
                <w:sz w:val="22"/>
                <w:szCs w:val="22"/>
              </w:rPr>
            </w:pPr>
            <w:r>
              <w:rPr>
                <w:b w:val="0"/>
                <w:sz w:val="22"/>
                <w:szCs w:val="22"/>
              </w:rPr>
              <w:t>1st Round</w:t>
            </w:r>
          </w:p>
        </w:tc>
        <w:tc>
          <w:tcPr>
            <w:tcW w:w="1316" w:type="dxa"/>
          </w:tcPr>
          <w:p w14:paraId="558318EC" w14:textId="77777777" w:rsidR="00134091" w:rsidRDefault="009F065A">
            <w:pPr>
              <w:pStyle w:val="Heading1"/>
              <w:tabs>
                <w:tab w:val="left" w:pos="636"/>
              </w:tabs>
              <w:rPr>
                <w:b w:val="0"/>
                <w:sz w:val="22"/>
                <w:szCs w:val="22"/>
              </w:rPr>
            </w:pPr>
            <w:r>
              <w:rPr>
                <w:b w:val="0"/>
                <w:sz w:val="22"/>
                <w:szCs w:val="22"/>
              </w:rPr>
              <w:t>15 days</w:t>
            </w:r>
          </w:p>
        </w:tc>
        <w:tc>
          <w:tcPr>
            <w:tcW w:w="1316" w:type="dxa"/>
          </w:tcPr>
          <w:p w14:paraId="215FFD83" w14:textId="77777777" w:rsidR="00134091" w:rsidRDefault="009F065A">
            <w:pPr>
              <w:pStyle w:val="Heading1"/>
              <w:tabs>
                <w:tab w:val="left" w:pos="636"/>
              </w:tabs>
              <w:rPr>
                <w:b w:val="0"/>
                <w:sz w:val="22"/>
                <w:szCs w:val="22"/>
              </w:rPr>
            </w:pPr>
            <w:r>
              <w:rPr>
                <w:b w:val="0"/>
                <w:sz w:val="22"/>
                <w:szCs w:val="22"/>
              </w:rPr>
              <w:t>18 days</w:t>
            </w:r>
          </w:p>
        </w:tc>
        <w:tc>
          <w:tcPr>
            <w:tcW w:w="1316" w:type="dxa"/>
          </w:tcPr>
          <w:p w14:paraId="7A8D5404" w14:textId="77777777" w:rsidR="00134091" w:rsidRDefault="009F065A">
            <w:pPr>
              <w:pStyle w:val="Heading1"/>
              <w:tabs>
                <w:tab w:val="left" w:pos="636"/>
              </w:tabs>
              <w:rPr>
                <w:b w:val="0"/>
                <w:sz w:val="22"/>
                <w:szCs w:val="22"/>
              </w:rPr>
            </w:pPr>
            <w:r>
              <w:rPr>
                <w:b w:val="0"/>
                <w:sz w:val="22"/>
                <w:szCs w:val="22"/>
              </w:rPr>
              <w:t>14 days</w:t>
            </w:r>
          </w:p>
        </w:tc>
        <w:tc>
          <w:tcPr>
            <w:tcW w:w="1831" w:type="dxa"/>
          </w:tcPr>
          <w:p w14:paraId="1ADD1DF5" w14:textId="77777777" w:rsidR="00134091" w:rsidRDefault="00134091">
            <w:pPr>
              <w:pStyle w:val="Heading1"/>
              <w:tabs>
                <w:tab w:val="left" w:pos="636"/>
              </w:tabs>
              <w:rPr>
                <w:b w:val="0"/>
                <w:sz w:val="22"/>
                <w:szCs w:val="22"/>
              </w:rPr>
            </w:pPr>
          </w:p>
        </w:tc>
      </w:tr>
      <w:tr w:rsidR="00134091" w14:paraId="2D90C7E8" w14:textId="77777777">
        <w:trPr>
          <w:jc w:val="center"/>
        </w:trPr>
        <w:tc>
          <w:tcPr>
            <w:tcW w:w="1551" w:type="dxa"/>
          </w:tcPr>
          <w:p w14:paraId="4DCA6536" w14:textId="77777777" w:rsidR="00134091" w:rsidRDefault="009F065A">
            <w:pPr>
              <w:pStyle w:val="Heading1"/>
              <w:tabs>
                <w:tab w:val="left" w:pos="636"/>
              </w:tabs>
              <w:rPr>
                <w:b w:val="0"/>
                <w:sz w:val="22"/>
                <w:szCs w:val="22"/>
              </w:rPr>
            </w:pPr>
            <w:r>
              <w:rPr>
                <w:b w:val="0"/>
                <w:sz w:val="22"/>
                <w:szCs w:val="22"/>
              </w:rPr>
              <w:t>2nd Round</w:t>
            </w:r>
          </w:p>
        </w:tc>
        <w:tc>
          <w:tcPr>
            <w:tcW w:w="1316" w:type="dxa"/>
          </w:tcPr>
          <w:p w14:paraId="6899BA95" w14:textId="77777777" w:rsidR="00134091" w:rsidRDefault="009F065A">
            <w:pPr>
              <w:pStyle w:val="Heading1"/>
              <w:tabs>
                <w:tab w:val="left" w:pos="636"/>
              </w:tabs>
              <w:rPr>
                <w:b w:val="0"/>
                <w:sz w:val="22"/>
                <w:szCs w:val="22"/>
              </w:rPr>
            </w:pPr>
            <w:r>
              <w:rPr>
                <w:b w:val="0"/>
                <w:sz w:val="22"/>
                <w:szCs w:val="22"/>
              </w:rPr>
              <w:t>17 days</w:t>
            </w:r>
          </w:p>
        </w:tc>
        <w:tc>
          <w:tcPr>
            <w:tcW w:w="1316" w:type="dxa"/>
          </w:tcPr>
          <w:p w14:paraId="6C97CA88" w14:textId="77777777" w:rsidR="00134091" w:rsidRDefault="009F065A">
            <w:pPr>
              <w:pStyle w:val="Heading1"/>
              <w:tabs>
                <w:tab w:val="left" w:pos="636"/>
              </w:tabs>
              <w:rPr>
                <w:b w:val="0"/>
                <w:sz w:val="22"/>
                <w:szCs w:val="22"/>
              </w:rPr>
            </w:pPr>
            <w:r>
              <w:rPr>
                <w:b w:val="0"/>
                <w:sz w:val="22"/>
                <w:szCs w:val="22"/>
              </w:rPr>
              <w:t>19 days</w:t>
            </w:r>
          </w:p>
        </w:tc>
        <w:tc>
          <w:tcPr>
            <w:tcW w:w="1316" w:type="dxa"/>
          </w:tcPr>
          <w:p w14:paraId="1641AC89" w14:textId="77777777" w:rsidR="00134091" w:rsidRDefault="009F065A">
            <w:pPr>
              <w:pStyle w:val="Heading1"/>
              <w:tabs>
                <w:tab w:val="left" w:pos="636"/>
              </w:tabs>
              <w:rPr>
                <w:b w:val="0"/>
                <w:sz w:val="22"/>
                <w:szCs w:val="22"/>
              </w:rPr>
            </w:pPr>
            <w:r>
              <w:rPr>
                <w:b w:val="0"/>
                <w:sz w:val="22"/>
                <w:szCs w:val="22"/>
              </w:rPr>
              <w:t>16 days</w:t>
            </w:r>
          </w:p>
        </w:tc>
        <w:tc>
          <w:tcPr>
            <w:tcW w:w="1831" w:type="dxa"/>
          </w:tcPr>
          <w:p w14:paraId="7084B140" w14:textId="77777777" w:rsidR="00134091" w:rsidRDefault="00134091">
            <w:pPr>
              <w:pStyle w:val="Heading1"/>
              <w:tabs>
                <w:tab w:val="left" w:pos="636"/>
              </w:tabs>
              <w:rPr>
                <w:b w:val="0"/>
                <w:sz w:val="22"/>
                <w:szCs w:val="22"/>
              </w:rPr>
            </w:pPr>
          </w:p>
        </w:tc>
      </w:tr>
      <w:tr w:rsidR="00134091" w14:paraId="5BC6229D" w14:textId="77777777">
        <w:trPr>
          <w:jc w:val="center"/>
        </w:trPr>
        <w:tc>
          <w:tcPr>
            <w:tcW w:w="1551" w:type="dxa"/>
          </w:tcPr>
          <w:p w14:paraId="2651D93D" w14:textId="77777777" w:rsidR="00134091" w:rsidRDefault="009F065A">
            <w:pPr>
              <w:pStyle w:val="Heading1"/>
              <w:tabs>
                <w:tab w:val="left" w:pos="636"/>
              </w:tabs>
              <w:rPr>
                <w:b w:val="0"/>
                <w:sz w:val="22"/>
                <w:szCs w:val="22"/>
              </w:rPr>
            </w:pPr>
            <w:r>
              <w:rPr>
                <w:b w:val="0"/>
                <w:sz w:val="22"/>
                <w:szCs w:val="22"/>
              </w:rPr>
              <w:t>Final</w:t>
            </w:r>
          </w:p>
        </w:tc>
        <w:tc>
          <w:tcPr>
            <w:tcW w:w="1316" w:type="dxa"/>
          </w:tcPr>
          <w:p w14:paraId="2D07B75A" w14:textId="77777777" w:rsidR="00134091" w:rsidRDefault="009F065A">
            <w:pPr>
              <w:pStyle w:val="Heading1"/>
              <w:tabs>
                <w:tab w:val="left" w:pos="636"/>
              </w:tabs>
              <w:rPr>
                <w:b w:val="0"/>
                <w:sz w:val="22"/>
                <w:szCs w:val="22"/>
              </w:rPr>
            </w:pPr>
            <w:r>
              <w:rPr>
                <w:b w:val="0"/>
                <w:sz w:val="22"/>
                <w:szCs w:val="22"/>
              </w:rPr>
              <w:t>17 days</w:t>
            </w:r>
          </w:p>
        </w:tc>
        <w:tc>
          <w:tcPr>
            <w:tcW w:w="1316" w:type="dxa"/>
          </w:tcPr>
          <w:p w14:paraId="1C11C865" w14:textId="77777777" w:rsidR="00134091" w:rsidRDefault="009F065A">
            <w:pPr>
              <w:pStyle w:val="Heading1"/>
              <w:tabs>
                <w:tab w:val="left" w:pos="636"/>
              </w:tabs>
              <w:rPr>
                <w:b w:val="0"/>
                <w:sz w:val="22"/>
                <w:szCs w:val="22"/>
              </w:rPr>
            </w:pPr>
            <w:r>
              <w:rPr>
                <w:b w:val="0"/>
                <w:sz w:val="22"/>
                <w:szCs w:val="22"/>
              </w:rPr>
              <w:t>19 days</w:t>
            </w:r>
          </w:p>
        </w:tc>
        <w:tc>
          <w:tcPr>
            <w:tcW w:w="1316" w:type="dxa"/>
          </w:tcPr>
          <w:p w14:paraId="71419637" w14:textId="77777777" w:rsidR="00134091" w:rsidRDefault="009F065A">
            <w:pPr>
              <w:pStyle w:val="Heading1"/>
              <w:tabs>
                <w:tab w:val="left" w:pos="636"/>
              </w:tabs>
              <w:rPr>
                <w:b w:val="0"/>
                <w:sz w:val="22"/>
                <w:szCs w:val="22"/>
              </w:rPr>
            </w:pPr>
            <w:r>
              <w:rPr>
                <w:b w:val="0"/>
                <w:sz w:val="22"/>
                <w:szCs w:val="22"/>
              </w:rPr>
              <w:t>16 days</w:t>
            </w:r>
          </w:p>
        </w:tc>
        <w:tc>
          <w:tcPr>
            <w:tcW w:w="1831" w:type="dxa"/>
          </w:tcPr>
          <w:p w14:paraId="7C2CBFC7" w14:textId="77777777" w:rsidR="00134091" w:rsidRDefault="009F065A">
            <w:pPr>
              <w:pStyle w:val="Heading1"/>
              <w:tabs>
                <w:tab w:val="left" w:pos="636"/>
              </w:tabs>
              <w:rPr>
                <w:b w:val="0"/>
                <w:sz w:val="22"/>
                <w:szCs w:val="22"/>
              </w:rPr>
            </w:pPr>
            <w:r>
              <w:rPr>
                <w:b w:val="0"/>
                <w:sz w:val="22"/>
                <w:szCs w:val="22"/>
              </w:rPr>
              <w:t>17 days</w:t>
            </w:r>
          </w:p>
        </w:tc>
      </w:tr>
    </w:tbl>
    <w:p w14:paraId="5B2ABB79" w14:textId="77777777" w:rsidR="00134091" w:rsidRDefault="00134091">
      <w:pPr>
        <w:pStyle w:val="Heading1"/>
        <w:tabs>
          <w:tab w:val="left" w:pos="636"/>
        </w:tabs>
        <w:rPr>
          <w:b w:val="0"/>
          <w:sz w:val="22"/>
          <w:szCs w:val="22"/>
        </w:rPr>
      </w:pPr>
    </w:p>
    <w:p w14:paraId="1166F404" w14:textId="77777777" w:rsidR="00134091" w:rsidRDefault="009F065A">
      <w:pPr>
        <w:pStyle w:val="Heading1"/>
        <w:tabs>
          <w:tab w:val="left" w:pos="636"/>
        </w:tabs>
        <w:rPr>
          <w:b w:val="0"/>
          <w:sz w:val="22"/>
          <w:szCs w:val="22"/>
        </w:rPr>
      </w:pPr>
      <w:r>
        <w:rPr>
          <w:b w:val="0"/>
          <w:sz w:val="22"/>
          <w:szCs w:val="22"/>
        </w:rPr>
        <w:t>This convergence chart helps visualize how the estimates become more consistent over time as experts discuss and revise their initial estimates.</w:t>
      </w:r>
    </w:p>
    <w:p w14:paraId="35ABF5E0" w14:textId="77777777" w:rsidR="00134091" w:rsidRDefault="007A647D">
      <w:pPr>
        <w:pStyle w:val="Heading1"/>
        <w:tabs>
          <w:tab w:val="left" w:pos="636"/>
        </w:tabs>
        <w:rPr>
          <w:b w:val="0"/>
          <w:sz w:val="22"/>
          <w:szCs w:val="22"/>
        </w:rPr>
      </w:pPr>
      <w:r>
        <w:pict w14:anchorId="383EDB8C">
          <v:rect id="_x0000_i1031" style="width:0;height:1.5pt" o:hralign="center" o:hrstd="t" o:hr="t" fillcolor="#a0a0a0" stroked="f"/>
        </w:pict>
      </w:r>
    </w:p>
    <w:p w14:paraId="21046399" w14:textId="77777777" w:rsidR="00134091" w:rsidRDefault="00134091">
      <w:pPr>
        <w:pStyle w:val="Heading1"/>
        <w:tabs>
          <w:tab w:val="left" w:pos="636"/>
        </w:tabs>
        <w:rPr>
          <w:b w:val="0"/>
          <w:sz w:val="22"/>
          <w:szCs w:val="22"/>
        </w:rPr>
      </w:pPr>
    </w:p>
    <w:p w14:paraId="406DBA86" w14:textId="77777777" w:rsidR="00134091" w:rsidRDefault="009F065A">
      <w:pPr>
        <w:numPr>
          <w:ilvl w:val="0"/>
          <w:numId w:val="8"/>
        </w:numPr>
        <w:pBdr>
          <w:top w:val="nil"/>
          <w:left w:val="nil"/>
          <w:bottom w:val="nil"/>
          <w:right w:val="nil"/>
          <w:between w:val="nil"/>
        </w:pBdr>
        <w:tabs>
          <w:tab w:val="left" w:pos="636"/>
        </w:tabs>
        <w:spacing w:before="182" w:after="51"/>
        <w:ind w:left="636" w:hanging="276"/>
        <w:rPr>
          <w:rFonts w:ascii="Calibri" w:eastAsia="Calibri" w:hAnsi="Calibri" w:cs="Calibri"/>
          <w:b/>
          <w:i/>
          <w:color w:val="000000"/>
          <w:sz w:val="36"/>
          <w:szCs w:val="36"/>
          <w:u w:val="single"/>
        </w:rPr>
      </w:pPr>
      <w:r>
        <w:rPr>
          <w:rFonts w:ascii="Calibri" w:eastAsia="Calibri" w:hAnsi="Calibri" w:cs="Calibri"/>
          <w:b/>
          <w:i/>
          <w:color w:val="365F91"/>
          <w:sz w:val="36"/>
          <w:szCs w:val="36"/>
          <w:u w:val="single"/>
        </w:rPr>
        <w:t>Risk Plan Sheet:</w:t>
      </w:r>
    </w:p>
    <w:tbl>
      <w:tblPr>
        <w:tblStyle w:val="a1"/>
        <w:tblW w:w="10633" w:type="dxa"/>
        <w:tblInd w:w="-10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642"/>
        <w:gridCol w:w="2013"/>
        <w:gridCol w:w="1653"/>
        <w:gridCol w:w="405"/>
        <w:gridCol w:w="392"/>
        <w:gridCol w:w="13"/>
        <w:gridCol w:w="392"/>
        <w:gridCol w:w="579"/>
        <w:gridCol w:w="400"/>
        <w:gridCol w:w="1052"/>
        <w:gridCol w:w="397"/>
        <w:gridCol w:w="1411"/>
        <w:gridCol w:w="399"/>
        <w:gridCol w:w="873"/>
        <w:gridCol w:w="12"/>
      </w:tblGrid>
      <w:tr w:rsidR="00134091" w14:paraId="4318D4D0" w14:textId="77777777" w:rsidTr="007A647D">
        <w:trPr>
          <w:gridAfter w:val="1"/>
          <w:cnfStyle w:val="100000000000" w:firstRow="1" w:lastRow="0" w:firstColumn="0" w:lastColumn="0" w:oddVBand="0" w:evenVBand="0" w:oddHBand="0" w:evenHBand="0" w:firstRowFirstColumn="0" w:firstRowLastColumn="0" w:lastRowFirstColumn="0" w:lastRowLastColumn="0"/>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4C998DA1" w14:textId="77777777" w:rsidR="00134091" w:rsidRDefault="009F065A">
            <w:r>
              <w:t>ID</w:t>
            </w:r>
          </w:p>
        </w:tc>
        <w:tc>
          <w:tcPr>
            <w:tcW w:w="2013" w:type="dxa"/>
          </w:tcPr>
          <w:p w14:paraId="39DB495B" w14:textId="77777777" w:rsidR="00134091" w:rsidRDefault="009F065A">
            <w:pPr>
              <w:cnfStyle w:val="100000000000" w:firstRow="1" w:lastRow="0" w:firstColumn="0" w:lastColumn="0" w:oddVBand="0" w:evenVBand="0" w:oddHBand="0" w:evenHBand="0" w:firstRowFirstColumn="0" w:firstRowLastColumn="0" w:lastRowFirstColumn="0" w:lastRowLastColumn="0"/>
            </w:pPr>
            <w:r>
              <w:t>Risk (what could go wrong)</w:t>
            </w:r>
          </w:p>
        </w:tc>
        <w:tc>
          <w:tcPr>
            <w:tcW w:w="1653" w:type="dxa"/>
          </w:tcPr>
          <w:p w14:paraId="2C9A092B" w14:textId="77777777" w:rsidR="00134091" w:rsidRDefault="009F065A">
            <w:pPr>
              <w:cnfStyle w:val="100000000000" w:firstRow="1" w:lastRow="0" w:firstColumn="0" w:lastColumn="0" w:oddVBand="0" w:evenVBand="0" w:oddHBand="0" w:evenHBand="0" w:firstRowFirstColumn="0" w:firstRowLastColumn="0" w:lastRowFirstColumn="0" w:lastRowLastColumn="0"/>
            </w:pPr>
            <w:r>
              <w:t>Category</w:t>
            </w:r>
          </w:p>
        </w:tc>
        <w:tc>
          <w:tcPr>
            <w:tcW w:w="405" w:type="dxa"/>
          </w:tcPr>
          <w:p w14:paraId="2C5E79AF" w14:textId="77777777" w:rsidR="00134091" w:rsidRDefault="009F065A">
            <w:pPr>
              <w:cnfStyle w:val="100000000000" w:firstRow="1" w:lastRow="0" w:firstColumn="0" w:lastColumn="0" w:oddVBand="0" w:evenVBand="0" w:oddHBand="0" w:evenHBand="0" w:firstRowFirstColumn="0" w:firstRowLastColumn="0" w:lastRowFirstColumn="0" w:lastRowLastColumn="0"/>
            </w:pPr>
            <w:r>
              <w:t>P</w:t>
            </w:r>
          </w:p>
        </w:tc>
        <w:tc>
          <w:tcPr>
            <w:tcW w:w="392" w:type="dxa"/>
          </w:tcPr>
          <w:p w14:paraId="3F6EF7DB" w14:textId="77777777" w:rsidR="00134091" w:rsidRDefault="009F065A">
            <w:pPr>
              <w:cnfStyle w:val="100000000000" w:firstRow="1" w:lastRow="0" w:firstColumn="0" w:lastColumn="0" w:oddVBand="0" w:evenVBand="0" w:oddHBand="0" w:evenHBand="0" w:firstRowFirstColumn="0" w:firstRowLastColumn="0" w:lastRowFirstColumn="0" w:lastRowLastColumn="0"/>
            </w:pPr>
            <w:r>
              <w:t>I</w:t>
            </w:r>
          </w:p>
        </w:tc>
        <w:tc>
          <w:tcPr>
            <w:tcW w:w="984" w:type="dxa"/>
            <w:gridSpan w:val="3"/>
          </w:tcPr>
          <w:p w14:paraId="1F2758C3" w14:textId="77777777" w:rsidR="00134091" w:rsidRDefault="009F065A">
            <w:pPr>
              <w:cnfStyle w:val="100000000000" w:firstRow="1" w:lastRow="0" w:firstColumn="0" w:lastColumn="0" w:oddVBand="0" w:evenVBand="0" w:oddHBand="0" w:evenHBand="0" w:firstRowFirstColumn="0" w:firstRowLastColumn="0" w:lastRowFirstColumn="0" w:lastRowLastColumn="0"/>
            </w:pPr>
            <w:r>
              <w:t>Priority</w:t>
            </w:r>
          </w:p>
        </w:tc>
        <w:tc>
          <w:tcPr>
            <w:tcW w:w="1452" w:type="dxa"/>
            <w:gridSpan w:val="2"/>
          </w:tcPr>
          <w:p w14:paraId="43850044" w14:textId="77777777" w:rsidR="00134091" w:rsidRDefault="009F065A">
            <w:pPr>
              <w:cnfStyle w:val="100000000000" w:firstRow="1" w:lastRow="0" w:firstColumn="0" w:lastColumn="0" w:oddVBand="0" w:evenVBand="0" w:oddHBand="0" w:evenHBand="0" w:firstRowFirstColumn="0" w:firstRowLastColumn="0" w:lastRowFirstColumn="0" w:lastRowLastColumn="0"/>
            </w:pPr>
            <w:r>
              <w:t>Early indicators</w:t>
            </w:r>
          </w:p>
        </w:tc>
        <w:tc>
          <w:tcPr>
            <w:tcW w:w="1808" w:type="dxa"/>
            <w:gridSpan w:val="2"/>
          </w:tcPr>
          <w:p w14:paraId="6067F8DB" w14:textId="77777777" w:rsidR="00134091" w:rsidRDefault="009F065A">
            <w:pPr>
              <w:cnfStyle w:val="100000000000" w:firstRow="1" w:lastRow="0" w:firstColumn="0" w:lastColumn="0" w:oddVBand="0" w:evenVBand="0" w:oddHBand="0" w:evenHBand="0" w:firstRowFirstColumn="0" w:firstRowLastColumn="0" w:lastRowFirstColumn="0" w:lastRowLastColumn="0"/>
            </w:pPr>
            <w:r>
              <w:t>Mitigation &amp; response</w:t>
            </w:r>
          </w:p>
        </w:tc>
        <w:tc>
          <w:tcPr>
            <w:tcW w:w="1272" w:type="dxa"/>
            <w:gridSpan w:val="2"/>
          </w:tcPr>
          <w:p w14:paraId="0FC2E6B1" w14:textId="77777777" w:rsidR="00134091" w:rsidRDefault="009F065A">
            <w:pPr>
              <w:cnfStyle w:val="100000000000" w:firstRow="1" w:lastRow="0" w:firstColumn="0" w:lastColumn="0" w:oddVBand="0" w:evenVBand="0" w:oddHBand="0" w:evenHBand="0" w:firstRowFirstColumn="0" w:firstRowLastColumn="0" w:lastRowFirstColumn="0" w:lastRowLastColumn="0"/>
            </w:pPr>
            <w:r>
              <w:t>Owner</w:t>
            </w:r>
          </w:p>
        </w:tc>
      </w:tr>
      <w:sdt>
        <w:sdtPr>
          <w:rPr>
            <w:b w:val="0"/>
          </w:rPr>
          <w:tag w:val="goog_rdk_6"/>
          <w:id w:val="1515067526"/>
        </w:sdtPr>
        <w:sdtEndPr/>
        <w:sdtContent>
          <w:tr w:rsidR="007A647D" w14:paraId="6B7D9F86" w14:textId="77777777" w:rsidTr="007A6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dxa"/>
              </w:tcPr>
              <w:p w14:paraId="2AA91877" w14:textId="77777777" w:rsidR="00134091" w:rsidRDefault="009F065A">
                <w:r>
                  <w:t>R1</w:t>
                </w:r>
              </w:p>
            </w:tc>
            <w:tc>
              <w:tcPr>
                <w:tcW w:w="2013" w:type="dxa"/>
              </w:tcPr>
              <w:p w14:paraId="341C4C19" w14:textId="77777777" w:rsidR="00134091" w:rsidRDefault="009F065A">
                <w:pPr>
                  <w:cnfStyle w:val="000000100000" w:firstRow="0" w:lastRow="0" w:firstColumn="0" w:lastColumn="0" w:oddVBand="0" w:evenVBand="0" w:oddHBand="1" w:evenHBand="0" w:firstRowFirstColumn="0" w:firstRowLastColumn="0" w:lastRowFirstColumn="0" w:lastRowLastColumn="0"/>
                </w:pPr>
                <w:r>
                  <w:t>Timeline compression: pilot in 4 months causes quality gaps and rework</w:t>
                </w:r>
              </w:p>
            </w:tc>
            <w:tc>
              <w:tcPr>
                <w:tcW w:w="2058" w:type="dxa"/>
                <w:gridSpan w:val="2"/>
              </w:tcPr>
              <w:p w14:paraId="3CA01DC5" w14:textId="77777777" w:rsidR="00134091" w:rsidRDefault="009F065A">
                <w:pPr>
                  <w:cnfStyle w:val="000000100000" w:firstRow="0" w:lastRow="0" w:firstColumn="0" w:lastColumn="0" w:oddVBand="0" w:evenVBand="0" w:oddHBand="1" w:evenHBand="0" w:firstRowFirstColumn="0" w:firstRowLastColumn="0" w:lastRowFirstColumn="0" w:lastRowLastColumn="0"/>
                </w:pPr>
                <w:r>
                  <w:t>Schedule/Scope</w:t>
                </w:r>
              </w:p>
            </w:tc>
            <w:tc>
              <w:tcPr>
                <w:tcW w:w="405" w:type="dxa"/>
                <w:gridSpan w:val="2"/>
              </w:tcPr>
              <w:p w14:paraId="65A2DB5E" w14:textId="77777777" w:rsidR="00134091" w:rsidRDefault="009F065A">
                <w:pPr>
                  <w:cnfStyle w:val="000000100000" w:firstRow="0" w:lastRow="0" w:firstColumn="0" w:lastColumn="0" w:oddVBand="0" w:evenVBand="0" w:oddHBand="1" w:evenHBand="0" w:firstRowFirstColumn="0" w:firstRowLastColumn="0" w:lastRowFirstColumn="0" w:lastRowLastColumn="0"/>
                </w:pPr>
                <w:r>
                  <w:t>4</w:t>
                </w:r>
              </w:p>
            </w:tc>
            <w:tc>
              <w:tcPr>
                <w:tcW w:w="392" w:type="dxa"/>
              </w:tcPr>
              <w:p w14:paraId="33C685F5" w14:textId="77777777" w:rsidR="00134091" w:rsidRDefault="009F065A">
                <w:pPr>
                  <w:cnfStyle w:val="000000100000" w:firstRow="0" w:lastRow="0" w:firstColumn="0" w:lastColumn="0" w:oddVBand="0" w:evenVBand="0" w:oddHBand="1" w:evenHBand="0" w:firstRowFirstColumn="0" w:firstRowLastColumn="0" w:lastRowFirstColumn="0" w:lastRowLastColumn="0"/>
                </w:pPr>
                <w:r>
                  <w:t>5</w:t>
                </w:r>
              </w:p>
            </w:tc>
            <w:tc>
              <w:tcPr>
                <w:tcW w:w="979" w:type="dxa"/>
                <w:gridSpan w:val="2"/>
              </w:tcPr>
              <w:p w14:paraId="620DD58E" w14:textId="77777777" w:rsidR="00134091" w:rsidRDefault="009F065A">
                <w:pPr>
                  <w:cnfStyle w:val="000000100000" w:firstRow="0" w:lastRow="0" w:firstColumn="0" w:lastColumn="0" w:oddVBand="0" w:evenVBand="0" w:oddHBand="1" w:evenHBand="0" w:firstRowFirstColumn="0" w:firstRowLastColumn="0" w:lastRowFirstColumn="0" w:lastRowLastColumn="0"/>
                </w:pPr>
                <w:r>
                  <w:t>20</w:t>
                </w:r>
              </w:p>
            </w:tc>
            <w:tc>
              <w:tcPr>
                <w:tcW w:w="1449" w:type="dxa"/>
                <w:gridSpan w:val="2"/>
              </w:tcPr>
              <w:p w14:paraId="47C6825A" w14:textId="77777777" w:rsidR="00134091" w:rsidRDefault="009F065A">
                <w:pPr>
                  <w:cnfStyle w:val="000000100000" w:firstRow="0" w:lastRow="0" w:firstColumn="0" w:lastColumn="0" w:oddVBand="0" w:evenVBand="0" w:oddHBand="1" w:evenHBand="0" w:firstRowFirstColumn="0" w:firstRowLastColumn="0" w:lastRowFirstColumn="0" w:lastRowLastColumn="0"/>
                </w:pPr>
                <w:r>
                  <w:t>Sprint spillover rises; defect escape rate up; burn-down flat</w:t>
                </w:r>
              </w:p>
            </w:tc>
            <w:tc>
              <w:tcPr>
                <w:tcW w:w="1810" w:type="dxa"/>
                <w:gridSpan w:val="2"/>
              </w:tcPr>
              <w:p w14:paraId="25838167" w14:textId="77777777" w:rsidR="00134091" w:rsidRDefault="009F065A">
                <w:pPr>
                  <w:cnfStyle w:val="000000100000" w:firstRow="0" w:lastRow="0" w:firstColumn="0" w:lastColumn="0" w:oddVBand="0" w:evenVBand="0" w:oddHBand="1" w:evenHBand="0" w:firstRowFirstColumn="0" w:firstRowLastColumn="0" w:lastRowFirstColumn="0" w:lastRowLastColumn="0"/>
                </w:pPr>
                <w:r>
                  <w:t xml:space="preserve">Reduce: freeze MVP scope two sprints before pilot; </w:t>
                </w:r>
                <w:proofErr w:type="spellStart"/>
                <w:r>
                  <w:t>MoSCoW</w:t>
                </w:r>
                <w:proofErr w:type="spellEnd"/>
                <w:r>
                  <w:t xml:space="preserve"> prioritization; feature flags; tighten DoD. Avoid: move lower-value items to Release 2.</w:t>
                </w:r>
              </w:p>
            </w:tc>
            <w:tc>
              <w:tcPr>
                <w:tcW w:w="885" w:type="dxa"/>
                <w:gridSpan w:val="2"/>
              </w:tcPr>
              <w:p w14:paraId="41080391" w14:textId="4CC157BB" w:rsidR="00134091" w:rsidRDefault="009F065A">
                <w:pPr>
                  <w:cnfStyle w:val="000000100000" w:firstRow="0" w:lastRow="0" w:firstColumn="0" w:lastColumn="0" w:oddVBand="0" w:evenVBand="0" w:oddHBand="1" w:evenHBand="0" w:firstRowFirstColumn="0" w:firstRowLastColumn="0" w:lastRowFirstColumn="0" w:lastRowLastColumn="0"/>
                </w:pPr>
                <w:r>
                  <w:t>Project Manager</w:t>
                </w:r>
              </w:p>
            </w:tc>
          </w:tr>
        </w:sdtContent>
      </w:sdt>
      <w:tr w:rsidR="00134091" w14:paraId="1FFF28FB" w14:textId="77777777" w:rsidTr="007A647D">
        <w:trPr>
          <w:gridAfter w:val="1"/>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4D5DCD51" w14:textId="77777777" w:rsidR="00134091" w:rsidRDefault="009F065A">
            <w:r>
              <w:t>R2</w:t>
            </w:r>
          </w:p>
        </w:tc>
        <w:tc>
          <w:tcPr>
            <w:tcW w:w="2013" w:type="dxa"/>
          </w:tcPr>
          <w:p w14:paraId="229A7D29" w14:textId="77777777" w:rsidR="00134091" w:rsidRDefault="009F065A">
            <w:pPr>
              <w:cnfStyle w:val="000000000000" w:firstRow="0" w:lastRow="0" w:firstColumn="0" w:lastColumn="0" w:oddVBand="0" w:evenVBand="0" w:oddHBand="0" w:evenHBand="0" w:firstRowFirstColumn="0" w:firstRowLastColumn="0" w:lastRowFirstColumn="0" w:lastRowLastColumn="0"/>
            </w:pPr>
            <w:r>
              <w:t>AI/ML skill gap delays personalization engine and analytics</w:t>
            </w:r>
          </w:p>
        </w:tc>
        <w:tc>
          <w:tcPr>
            <w:tcW w:w="1653" w:type="dxa"/>
          </w:tcPr>
          <w:p w14:paraId="1BC0547B" w14:textId="77777777" w:rsidR="00134091" w:rsidRDefault="009F065A">
            <w:pPr>
              <w:cnfStyle w:val="000000000000" w:firstRow="0" w:lastRow="0" w:firstColumn="0" w:lastColumn="0" w:oddVBand="0" w:evenVBand="0" w:oddHBand="0" w:evenHBand="0" w:firstRowFirstColumn="0" w:firstRowLastColumn="0" w:lastRowFirstColumn="0" w:lastRowLastColumn="0"/>
            </w:pPr>
            <w:r>
              <w:t>People/Skills</w:t>
            </w:r>
          </w:p>
        </w:tc>
        <w:tc>
          <w:tcPr>
            <w:tcW w:w="405" w:type="dxa"/>
          </w:tcPr>
          <w:p w14:paraId="3C75AA35" w14:textId="77777777" w:rsidR="00134091" w:rsidRDefault="009F065A">
            <w:pPr>
              <w:cnfStyle w:val="000000000000" w:firstRow="0" w:lastRow="0" w:firstColumn="0" w:lastColumn="0" w:oddVBand="0" w:evenVBand="0" w:oddHBand="0" w:evenHBand="0" w:firstRowFirstColumn="0" w:firstRowLastColumn="0" w:lastRowFirstColumn="0" w:lastRowLastColumn="0"/>
            </w:pPr>
            <w:r>
              <w:t>4</w:t>
            </w:r>
          </w:p>
        </w:tc>
        <w:tc>
          <w:tcPr>
            <w:tcW w:w="392" w:type="dxa"/>
          </w:tcPr>
          <w:p w14:paraId="090F7D96" w14:textId="77777777" w:rsidR="00134091" w:rsidRDefault="009F065A">
            <w:pPr>
              <w:cnfStyle w:val="000000000000" w:firstRow="0" w:lastRow="0" w:firstColumn="0" w:lastColumn="0" w:oddVBand="0" w:evenVBand="0" w:oddHBand="0" w:evenHBand="0" w:firstRowFirstColumn="0" w:firstRowLastColumn="0" w:lastRowFirstColumn="0" w:lastRowLastColumn="0"/>
            </w:pPr>
            <w:r>
              <w:t>4</w:t>
            </w:r>
          </w:p>
        </w:tc>
        <w:tc>
          <w:tcPr>
            <w:tcW w:w="984" w:type="dxa"/>
            <w:gridSpan w:val="3"/>
          </w:tcPr>
          <w:p w14:paraId="32519E2A" w14:textId="77777777" w:rsidR="00134091" w:rsidRDefault="009F065A">
            <w:pPr>
              <w:cnfStyle w:val="000000000000" w:firstRow="0" w:lastRow="0" w:firstColumn="0" w:lastColumn="0" w:oddVBand="0" w:evenVBand="0" w:oddHBand="0" w:evenHBand="0" w:firstRowFirstColumn="0" w:firstRowLastColumn="0" w:lastRowFirstColumn="0" w:lastRowLastColumn="0"/>
            </w:pPr>
            <w:r>
              <w:t>16</w:t>
            </w:r>
          </w:p>
        </w:tc>
        <w:tc>
          <w:tcPr>
            <w:tcW w:w="1452" w:type="dxa"/>
            <w:gridSpan w:val="2"/>
          </w:tcPr>
          <w:p w14:paraId="002D6D5B" w14:textId="77777777" w:rsidR="00134091" w:rsidRDefault="009F065A">
            <w:pPr>
              <w:cnfStyle w:val="000000000000" w:firstRow="0" w:lastRow="0" w:firstColumn="0" w:lastColumn="0" w:oddVBand="0" w:evenVBand="0" w:oddHBand="0" w:evenHBand="0" w:firstRowFirstColumn="0" w:firstRowLastColumn="0" w:lastRowFirstColumn="0" w:lastRowLastColumn="0"/>
            </w:pPr>
            <w:r>
              <w:t xml:space="preserve">Open roles &gt; 30 days; missed ML spikes; prototype accuracy </w:t>
            </w:r>
            <w:r>
              <w:lastRenderedPageBreak/>
              <w:t>below target</w:t>
            </w:r>
          </w:p>
        </w:tc>
        <w:tc>
          <w:tcPr>
            <w:tcW w:w="1808" w:type="dxa"/>
            <w:gridSpan w:val="2"/>
          </w:tcPr>
          <w:p w14:paraId="69C8E318" w14:textId="77777777" w:rsidR="00134091" w:rsidRDefault="009F065A">
            <w:pPr>
              <w:cnfStyle w:val="000000000000" w:firstRow="0" w:lastRow="0" w:firstColumn="0" w:lastColumn="0" w:oddVBand="0" w:evenVBand="0" w:oddHBand="0" w:evenHBand="0" w:firstRowFirstColumn="0" w:firstRowLastColumn="0" w:lastRowFirstColumn="0" w:lastRowLastColumn="0"/>
            </w:pPr>
            <w:r>
              <w:lastRenderedPageBreak/>
              <w:t xml:space="preserve">Reduce: parallel hiring plus short-term contractor; start rules-based personalization; </w:t>
            </w:r>
            <w:r>
              <w:lastRenderedPageBreak/>
              <w:t xml:space="preserve">stage ML to Phase-2; pair AI hires with </w:t>
            </w:r>
            <w:proofErr w:type="spellStart"/>
            <w:r>
              <w:t>devs</w:t>
            </w:r>
            <w:proofErr w:type="spellEnd"/>
            <w:r>
              <w:t xml:space="preserve"> for knowledge transfer.</w:t>
            </w:r>
          </w:p>
        </w:tc>
        <w:tc>
          <w:tcPr>
            <w:tcW w:w="1272" w:type="dxa"/>
            <w:gridSpan w:val="2"/>
          </w:tcPr>
          <w:p w14:paraId="5ABD01E9" w14:textId="77777777" w:rsidR="00134091" w:rsidRDefault="009F065A">
            <w:pPr>
              <w:cnfStyle w:val="000000000000" w:firstRow="0" w:lastRow="0" w:firstColumn="0" w:lastColumn="0" w:oddVBand="0" w:evenVBand="0" w:oddHBand="0" w:evenHBand="0" w:firstRowFirstColumn="0" w:firstRowLastColumn="0" w:lastRowFirstColumn="0" w:lastRowLastColumn="0"/>
            </w:pPr>
            <w:r>
              <w:lastRenderedPageBreak/>
              <w:t>Eng. Manager</w:t>
            </w:r>
          </w:p>
        </w:tc>
        <w:bookmarkStart w:id="2" w:name="_GoBack"/>
        <w:bookmarkEnd w:id="2"/>
      </w:tr>
      <w:tr w:rsidR="00134091" w14:paraId="4725C238" w14:textId="77777777" w:rsidTr="007A647D">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1AD3D6CA" w14:textId="77777777" w:rsidR="00134091" w:rsidRDefault="009F065A">
            <w:r>
              <w:t>R3</w:t>
            </w:r>
          </w:p>
        </w:tc>
        <w:tc>
          <w:tcPr>
            <w:tcW w:w="2013" w:type="dxa"/>
          </w:tcPr>
          <w:p w14:paraId="4BE3C04D" w14:textId="77777777" w:rsidR="00134091" w:rsidRDefault="009F065A">
            <w:pPr>
              <w:cnfStyle w:val="000000100000" w:firstRow="0" w:lastRow="0" w:firstColumn="0" w:lastColumn="0" w:oddVBand="0" w:evenVBand="0" w:oddHBand="1" w:evenHBand="0" w:firstRowFirstColumn="0" w:firstRowLastColumn="0" w:lastRowFirstColumn="0" w:lastRowLastColumn="0"/>
            </w:pPr>
            <w:r>
              <w:t>Scalability failure during peak usage (timeouts, slow quiz feedback)</w:t>
            </w:r>
          </w:p>
        </w:tc>
        <w:tc>
          <w:tcPr>
            <w:tcW w:w="1653" w:type="dxa"/>
          </w:tcPr>
          <w:p w14:paraId="7B55174C" w14:textId="77777777" w:rsidR="00134091" w:rsidRDefault="009F065A">
            <w:pPr>
              <w:cnfStyle w:val="000000100000" w:firstRow="0" w:lastRow="0" w:firstColumn="0" w:lastColumn="0" w:oddVBand="0" w:evenVBand="0" w:oddHBand="1" w:evenHBand="0" w:firstRowFirstColumn="0" w:firstRowLastColumn="0" w:lastRowFirstColumn="0" w:lastRowLastColumn="0"/>
            </w:pPr>
            <w:r>
              <w:t>Performance</w:t>
            </w:r>
          </w:p>
        </w:tc>
        <w:tc>
          <w:tcPr>
            <w:tcW w:w="405" w:type="dxa"/>
          </w:tcPr>
          <w:p w14:paraId="0A6BA9D6" w14:textId="77777777" w:rsidR="00134091" w:rsidRDefault="009F065A">
            <w:pPr>
              <w:cnfStyle w:val="000000100000" w:firstRow="0" w:lastRow="0" w:firstColumn="0" w:lastColumn="0" w:oddVBand="0" w:evenVBand="0" w:oddHBand="1" w:evenHBand="0" w:firstRowFirstColumn="0" w:firstRowLastColumn="0" w:lastRowFirstColumn="0" w:lastRowLastColumn="0"/>
            </w:pPr>
            <w:r>
              <w:t>3</w:t>
            </w:r>
          </w:p>
        </w:tc>
        <w:tc>
          <w:tcPr>
            <w:tcW w:w="392" w:type="dxa"/>
          </w:tcPr>
          <w:p w14:paraId="5F5F2785" w14:textId="77777777" w:rsidR="00134091" w:rsidRDefault="009F065A">
            <w:pPr>
              <w:cnfStyle w:val="000000100000" w:firstRow="0" w:lastRow="0" w:firstColumn="0" w:lastColumn="0" w:oddVBand="0" w:evenVBand="0" w:oddHBand="1" w:evenHBand="0" w:firstRowFirstColumn="0" w:firstRowLastColumn="0" w:lastRowFirstColumn="0" w:lastRowLastColumn="0"/>
            </w:pPr>
            <w:r>
              <w:t>5</w:t>
            </w:r>
          </w:p>
        </w:tc>
        <w:tc>
          <w:tcPr>
            <w:tcW w:w="984" w:type="dxa"/>
            <w:gridSpan w:val="3"/>
          </w:tcPr>
          <w:p w14:paraId="607BFCAB" w14:textId="77777777" w:rsidR="00134091" w:rsidRDefault="009F065A">
            <w:pPr>
              <w:cnfStyle w:val="000000100000" w:firstRow="0" w:lastRow="0" w:firstColumn="0" w:lastColumn="0" w:oddVBand="0" w:evenVBand="0" w:oddHBand="1" w:evenHBand="0" w:firstRowFirstColumn="0" w:firstRowLastColumn="0" w:lastRowFirstColumn="0" w:lastRowLastColumn="0"/>
            </w:pPr>
            <w:r>
              <w:t>15</w:t>
            </w:r>
          </w:p>
        </w:tc>
        <w:tc>
          <w:tcPr>
            <w:tcW w:w="1452" w:type="dxa"/>
            <w:gridSpan w:val="2"/>
          </w:tcPr>
          <w:p w14:paraId="0F9926C8" w14:textId="77777777" w:rsidR="00134091" w:rsidRDefault="009F065A">
            <w:pPr>
              <w:cnfStyle w:val="000000100000" w:firstRow="0" w:lastRow="0" w:firstColumn="0" w:lastColumn="0" w:oddVBand="0" w:evenVBand="0" w:oddHBand="1" w:evenHBand="0" w:firstRowFirstColumn="0" w:firstRowLastColumn="0" w:lastRowFirstColumn="0" w:lastRowLastColumn="0"/>
            </w:pPr>
            <w:r>
              <w:t>95p latency &gt; SLO; CPU/memory saturation; queue backlog</w:t>
            </w:r>
          </w:p>
        </w:tc>
        <w:tc>
          <w:tcPr>
            <w:tcW w:w="1808" w:type="dxa"/>
            <w:gridSpan w:val="2"/>
          </w:tcPr>
          <w:p w14:paraId="01718766" w14:textId="77777777" w:rsidR="00134091" w:rsidRDefault="009F065A">
            <w:pPr>
              <w:cnfStyle w:val="000000100000" w:firstRow="0" w:lastRow="0" w:firstColumn="0" w:lastColumn="0" w:oddVBand="0" w:evenVBand="0" w:oddHBand="1" w:evenHBand="0" w:firstRowFirstColumn="0" w:firstRowLastColumn="0" w:lastRowFirstColumn="0" w:lastRowLastColumn="0"/>
            </w:pPr>
            <w:r>
              <w:t>Reduce: load tests with exam-week traffic shape; autoscaling; DB indexing &amp; caching; CDN; circuit breakers and graceful degrade. Transfer: cloud SLAs.</w:t>
            </w:r>
          </w:p>
        </w:tc>
        <w:tc>
          <w:tcPr>
            <w:tcW w:w="1272" w:type="dxa"/>
            <w:gridSpan w:val="2"/>
          </w:tcPr>
          <w:p w14:paraId="7B640521" w14:textId="77777777" w:rsidR="00134091" w:rsidRDefault="009F065A">
            <w:pPr>
              <w:cnfStyle w:val="000000100000" w:firstRow="0" w:lastRow="0" w:firstColumn="0" w:lastColumn="0" w:oddVBand="0" w:evenVBand="0" w:oddHBand="1" w:evenHBand="0" w:firstRowFirstColumn="0" w:firstRowLastColumn="0" w:lastRowFirstColumn="0" w:lastRowLastColumn="0"/>
            </w:pPr>
            <w:r>
              <w:t>DevOps Lead</w:t>
            </w:r>
          </w:p>
        </w:tc>
      </w:tr>
      <w:tr w:rsidR="00134091" w14:paraId="641D5911" w14:textId="77777777" w:rsidTr="007A647D">
        <w:trPr>
          <w:gridAfter w:val="1"/>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0E98ADB2" w14:textId="77777777" w:rsidR="00134091" w:rsidRDefault="009F065A">
            <w:r>
              <w:t>R4</w:t>
            </w:r>
          </w:p>
        </w:tc>
        <w:tc>
          <w:tcPr>
            <w:tcW w:w="2013" w:type="dxa"/>
          </w:tcPr>
          <w:p w14:paraId="124C46DB" w14:textId="77777777" w:rsidR="00134091" w:rsidRDefault="009F065A">
            <w:pPr>
              <w:cnfStyle w:val="000000000000" w:firstRow="0" w:lastRow="0" w:firstColumn="0" w:lastColumn="0" w:oddVBand="0" w:evenVBand="0" w:oddHBand="0" w:evenHBand="0" w:firstRowFirstColumn="0" w:firstRowLastColumn="0" w:lastRowFirstColumn="0" w:lastRowLastColumn="0"/>
            </w:pPr>
            <w:r>
              <w:t>Data privacy/compliance issues with student data and analytics</w:t>
            </w:r>
          </w:p>
        </w:tc>
        <w:tc>
          <w:tcPr>
            <w:tcW w:w="1653" w:type="dxa"/>
          </w:tcPr>
          <w:p w14:paraId="1346F416" w14:textId="77777777" w:rsidR="00134091" w:rsidRDefault="009F065A">
            <w:pPr>
              <w:cnfStyle w:val="000000000000" w:firstRow="0" w:lastRow="0" w:firstColumn="0" w:lastColumn="0" w:oddVBand="0" w:evenVBand="0" w:oddHBand="0" w:evenHBand="0" w:firstRowFirstColumn="0" w:firstRowLastColumn="0" w:lastRowFirstColumn="0" w:lastRowLastColumn="0"/>
            </w:pPr>
            <w:r>
              <w:t>Compliance</w:t>
            </w:r>
          </w:p>
        </w:tc>
        <w:tc>
          <w:tcPr>
            <w:tcW w:w="405" w:type="dxa"/>
          </w:tcPr>
          <w:p w14:paraId="240EB022" w14:textId="77777777" w:rsidR="00134091" w:rsidRDefault="009F065A">
            <w:pPr>
              <w:cnfStyle w:val="000000000000" w:firstRow="0" w:lastRow="0" w:firstColumn="0" w:lastColumn="0" w:oddVBand="0" w:evenVBand="0" w:oddHBand="0" w:evenHBand="0" w:firstRowFirstColumn="0" w:firstRowLastColumn="0" w:lastRowFirstColumn="0" w:lastRowLastColumn="0"/>
            </w:pPr>
            <w:r>
              <w:t>3</w:t>
            </w:r>
          </w:p>
        </w:tc>
        <w:tc>
          <w:tcPr>
            <w:tcW w:w="392" w:type="dxa"/>
          </w:tcPr>
          <w:p w14:paraId="6287CE68" w14:textId="77777777" w:rsidR="00134091" w:rsidRDefault="009F065A">
            <w:pPr>
              <w:cnfStyle w:val="000000000000" w:firstRow="0" w:lastRow="0" w:firstColumn="0" w:lastColumn="0" w:oddVBand="0" w:evenVBand="0" w:oddHBand="0" w:evenHBand="0" w:firstRowFirstColumn="0" w:firstRowLastColumn="0" w:lastRowFirstColumn="0" w:lastRowLastColumn="0"/>
            </w:pPr>
            <w:r>
              <w:t>5</w:t>
            </w:r>
          </w:p>
        </w:tc>
        <w:tc>
          <w:tcPr>
            <w:tcW w:w="984" w:type="dxa"/>
            <w:gridSpan w:val="3"/>
          </w:tcPr>
          <w:p w14:paraId="0F06659E" w14:textId="77777777" w:rsidR="00134091" w:rsidRDefault="009F065A">
            <w:pPr>
              <w:cnfStyle w:val="000000000000" w:firstRow="0" w:lastRow="0" w:firstColumn="0" w:lastColumn="0" w:oddVBand="0" w:evenVBand="0" w:oddHBand="0" w:evenHBand="0" w:firstRowFirstColumn="0" w:firstRowLastColumn="0" w:lastRowFirstColumn="0" w:lastRowLastColumn="0"/>
            </w:pPr>
            <w:r>
              <w:t>15</w:t>
            </w:r>
          </w:p>
        </w:tc>
        <w:tc>
          <w:tcPr>
            <w:tcW w:w="1452" w:type="dxa"/>
            <w:gridSpan w:val="2"/>
          </w:tcPr>
          <w:p w14:paraId="03751F37" w14:textId="77777777" w:rsidR="00134091" w:rsidRDefault="009F065A">
            <w:pPr>
              <w:cnfStyle w:val="000000000000" w:firstRow="0" w:lastRow="0" w:firstColumn="0" w:lastColumn="0" w:oddVBand="0" w:evenVBand="0" w:oddHBand="0" w:evenHBand="0" w:firstRowFirstColumn="0" w:firstRowLastColumn="0" w:lastRowFirstColumn="0" w:lastRowLastColumn="0"/>
            </w:pPr>
            <w:r>
              <w:t>DPO/legal flags; unclear retention map; vendor without DPA/SCCs</w:t>
            </w:r>
          </w:p>
        </w:tc>
        <w:tc>
          <w:tcPr>
            <w:tcW w:w="1808" w:type="dxa"/>
            <w:gridSpan w:val="2"/>
          </w:tcPr>
          <w:p w14:paraId="3F3B3907" w14:textId="77777777" w:rsidR="00134091" w:rsidRDefault="009F065A">
            <w:pPr>
              <w:cnfStyle w:val="000000000000" w:firstRow="0" w:lastRow="0" w:firstColumn="0" w:lastColumn="0" w:oddVBand="0" w:evenVBand="0" w:oddHBand="0" w:evenHBand="0" w:firstRowFirstColumn="0" w:firstRowLastColumn="0" w:lastRowFirstColumn="0" w:lastRowLastColumn="0"/>
            </w:pPr>
            <w:r>
              <w:t>Avoid/Reduce: DPIA; data minimization; regional storage; encryption in transit/at rest; RBAC; audit logs. Transfer: signed DPAs and SCCs.</w:t>
            </w:r>
          </w:p>
        </w:tc>
        <w:tc>
          <w:tcPr>
            <w:tcW w:w="1272" w:type="dxa"/>
            <w:gridSpan w:val="2"/>
          </w:tcPr>
          <w:p w14:paraId="5E079649" w14:textId="77777777" w:rsidR="00134091" w:rsidRDefault="009F065A">
            <w:pPr>
              <w:cnfStyle w:val="000000000000" w:firstRow="0" w:lastRow="0" w:firstColumn="0" w:lastColumn="0" w:oddVBand="0" w:evenVBand="0" w:oddHBand="0" w:evenHBand="0" w:firstRowFirstColumn="0" w:firstRowLastColumn="0" w:lastRowFirstColumn="0" w:lastRowLastColumn="0"/>
            </w:pPr>
            <w:r>
              <w:t>Compliance Officer</w:t>
            </w:r>
          </w:p>
        </w:tc>
      </w:tr>
      <w:tr w:rsidR="00134091" w14:paraId="297C5AC1" w14:textId="77777777" w:rsidTr="007A647D">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54EEC641" w14:textId="77777777" w:rsidR="00134091" w:rsidRDefault="009F065A">
            <w:r>
              <w:t>R5</w:t>
            </w:r>
          </w:p>
        </w:tc>
        <w:tc>
          <w:tcPr>
            <w:tcW w:w="2013" w:type="dxa"/>
          </w:tcPr>
          <w:p w14:paraId="673886B9" w14:textId="77777777" w:rsidR="00134091" w:rsidRDefault="009F065A">
            <w:pPr>
              <w:cnfStyle w:val="000000100000" w:firstRow="0" w:lastRow="0" w:firstColumn="0" w:lastColumn="0" w:oddVBand="0" w:evenVBand="0" w:oddHBand="1" w:evenHBand="0" w:firstRowFirstColumn="0" w:firstRowLastColumn="0" w:lastRowFirstColumn="0" w:lastRowLastColumn="0"/>
            </w:pPr>
            <w:r>
              <w:t>Engagement shortfall: weak UX/gamification fails to improve outcomes</w:t>
            </w:r>
          </w:p>
        </w:tc>
        <w:tc>
          <w:tcPr>
            <w:tcW w:w="1653" w:type="dxa"/>
          </w:tcPr>
          <w:p w14:paraId="7E95629C" w14:textId="77777777" w:rsidR="00134091" w:rsidRDefault="009F065A">
            <w:pPr>
              <w:cnfStyle w:val="000000100000" w:firstRow="0" w:lastRow="0" w:firstColumn="0" w:lastColumn="0" w:oddVBand="0" w:evenVBand="0" w:oddHBand="1" w:evenHBand="0" w:firstRowFirstColumn="0" w:firstRowLastColumn="0" w:lastRowFirstColumn="0" w:lastRowLastColumn="0"/>
            </w:pPr>
            <w:r>
              <w:t>Product/UX</w:t>
            </w:r>
          </w:p>
        </w:tc>
        <w:tc>
          <w:tcPr>
            <w:tcW w:w="405" w:type="dxa"/>
          </w:tcPr>
          <w:p w14:paraId="43F50118" w14:textId="77777777" w:rsidR="00134091" w:rsidRDefault="009F065A">
            <w:pPr>
              <w:cnfStyle w:val="000000100000" w:firstRow="0" w:lastRow="0" w:firstColumn="0" w:lastColumn="0" w:oddVBand="0" w:evenVBand="0" w:oddHBand="1" w:evenHBand="0" w:firstRowFirstColumn="0" w:firstRowLastColumn="0" w:lastRowFirstColumn="0" w:lastRowLastColumn="0"/>
            </w:pPr>
            <w:r>
              <w:t>3</w:t>
            </w:r>
          </w:p>
        </w:tc>
        <w:tc>
          <w:tcPr>
            <w:tcW w:w="392" w:type="dxa"/>
          </w:tcPr>
          <w:p w14:paraId="2937CA77" w14:textId="77777777" w:rsidR="00134091" w:rsidRDefault="009F065A">
            <w:pPr>
              <w:cnfStyle w:val="000000100000" w:firstRow="0" w:lastRow="0" w:firstColumn="0" w:lastColumn="0" w:oddVBand="0" w:evenVBand="0" w:oddHBand="1" w:evenHBand="0" w:firstRowFirstColumn="0" w:firstRowLastColumn="0" w:lastRowFirstColumn="0" w:lastRowLastColumn="0"/>
            </w:pPr>
            <w:r>
              <w:t>4</w:t>
            </w:r>
          </w:p>
        </w:tc>
        <w:tc>
          <w:tcPr>
            <w:tcW w:w="984" w:type="dxa"/>
            <w:gridSpan w:val="3"/>
          </w:tcPr>
          <w:p w14:paraId="5C5EFB6A" w14:textId="77777777" w:rsidR="00134091" w:rsidRDefault="009F065A">
            <w:pPr>
              <w:cnfStyle w:val="000000100000" w:firstRow="0" w:lastRow="0" w:firstColumn="0" w:lastColumn="0" w:oddVBand="0" w:evenVBand="0" w:oddHBand="1" w:evenHBand="0" w:firstRowFirstColumn="0" w:firstRowLastColumn="0" w:lastRowFirstColumn="0" w:lastRowLastColumn="0"/>
            </w:pPr>
            <w:r>
              <w:t>12</w:t>
            </w:r>
          </w:p>
        </w:tc>
        <w:tc>
          <w:tcPr>
            <w:tcW w:w="1452" w:type="dxa"/>
            <w:gridSpan w:val="2"/>
          </w:tcPr>
          <w:p w14:paraId="42DFF696" w14:textId="77777777" w:rsidR="00134091" w:rsidRDefault="009F065A">
            <w:pPr>
              <w:cnfStyle w:val="000000100000" w:firstRow="0" w:lastRow="0" w:firstColumn="0" w:lastColumn="0" w:oddVBand="0" w:evenVBand="0" w:oddHBand="1" w:evenHBand="0" w:firstRowFirstColumn="0" w:firstRowLastColumn="0" w:lastRowFirstColumn="0" w:lastRowLastColumn="0"/>
            </w:pPr>
            <w:r>
              <w:t>Low DAU/WAU; short sessions; low badge completion; NPS drops</w:t>
            </w:r>
          </w:p>
        </w:tc>
        <w:tc>
          <w:tcPr>
            <w:tcW w:w="1808" w:type="dxa"/>
            <w:gridSpan w:val="2"/>
          </w:tcPr>
          <w:p w14:paraId="2503B39B" w14:textId="77777777" w:rsidR="00134091" w:rsidRDefault="009F065A">
            <w:pPr>
              <w:cnfStyle w:val="000000100000" w:firstRow="0" w:lastRow="0" w:firstColumn="0" w:lastColumn="0" w:oddVBand="0" w:evenVBand="0" w:oddHBand="1" w:evenHBand="0" w:firstRowFirstColumn="0" w:firstRowLastColumn="0" w:lastRowFirstColumn="0" w:lastRowLastColumn="0"/>
            </w:pPr>
            <w:r>
              <w:t>Reduce: hire UX + instructional designer; A/B test micro-interactions; small frequent UX releases; align badges to learning outcomes; student/teacher reviews.</w:t>
            </w:r>
          </w:p>
        </w:tc>
        <w:tc>
          <w:tcPr>
            <w:tcW w:w="1272" w:type="dxa"/>
            <w:gridSpan w:val="2"/>
          </w:tcPr>
          <w:p w14:paraId="1A0E165B" w14:textId="77777777" w:rsidR="00134091" w:rsidRDefault="009F065A">
            <w:pPr>
              <w:cnfStyle w:val="000000100000" w:firstRow="0" w:lastRow="0" w:firstColumn="0" w:lastColumn="0" w:oddVBand="0" w:evenVBand="0" w:oddHBand="1" w:evenHBand="0" w:firstRowFirstColumn="0" w:firstRowLastColumn="0" w:lastRowFirstColumn="0" w:lastRowLastColumn="0"/>
            </w:pPr>
            <w:r>
              <w:t>Product Owner</w:t>
            </w:r>
          </w:p>
        </w:tc>
      </w:tr>
      <w:tr w:rsidR="00134091" w14:paraId="4BAA635A" w14:textId="77777777" w:rsidTr="007A647D">
        <w:trPr>
          <w:gridAfter w:val="1"/>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22B272B6" w14:textId="77777777" w:rsidR="00134091" w:rsidRDefault="009F065A">
            <w:r>
              <w:t>R6</w:t>
            </w:r>
          </w:p>
        </w:tc>
        <w:tc>
          <w:tcPr>
            <w:tcW w:w="2013" w:type="dxa"/>
          </w:tcPr>
          <w:p w14:paraId="32E7665E" w14:textId="77777777" w:rsidR="00134091" w:rsidRDefault="009F065A">
            <w:pPr>
              <w:cnfStyle w:val="000000000000" w:firstRow="0" w:lastRow="0" w:firstColumn="0" w:lastColumn="0" w:oddVBand="0" w:evenVBand="0" w:oddHBand="0" w:evenHBand="0" w:firstRowFirstColumn="0" w:firstRowLastColumn="0" w:lastRowFirstColumn="0" w:lastRowLastColumn="0"/>
            </w:pPr>
            <w:r>
              <w:t>Third-party dependency outage (auth, payments, NLP, translation)</w:t>
            </w:r>
          </w:p>
        </w:tc>
        <w:tc>
          <w:tcPr>
            <w:tcW w:w="1653" w:type="dxa"/>
          </w:tcPr>
          <w:p w14:paraId="724EEB1A" w14:textId="77777777" w:rsidR="00134091" w:rsidRDefault="009F065A">
            <w:pPr>
              <w:cnfStyle w:val="000000000000" w:firstRow="0" w:lastRow="0" w:firstColumn="0" w:lastColumn="0" w:oddVBand="0" w:evenVBand="0" w:oddHBand="0" w:evenHBand="0" w:firstRowFirstColumn="0" w:firstRowLastColumn="0" w:lastRowFirstColumn="0" w:lastRowLastColumn="0"/>
            </w:pPr>
            <w:r>
              <w:t>Vendor</w:t>
            </w:r>
          </w:p>
        </w:tc>
        <w:tc>
          <w:tcPr>
            <w:tcW w:w="405" w:type="dxa"/>
          </w:tcPr>
          <w:p w14:paraId="589E452C" w14:textId="77777777" w:rsidR="00134091" w:rsidRDefault="009F065A">
            <w:pPr>
              <w:cnfStyle w:val="000000000000" w:firstRow="0" w:lastRow="0" w:firstColumn="0" w:lastColumn="0" w:oddVBand="0" w:evenVBand="0" w:oddHBand="0" w:evenHBand="0" w:firstRowFirstColumn="0" w:firstRowLastColumn="0" w:lastRowFirstColumn="0" w:lastRowLastColumn="0"/>
            </w:pPr>
            <w:r>
              <w:t>3</w:t>
            </w:r>
          </w:p>
        </w:tc>
        <w:tc>
          <w:tcPr>
            <w:tcW w:w="392" w:type="dxa"/>
          </w:tcPr>
          <w:p w14:paraId="4AD08539" w14:textId="77777777" w:rsidR="00134091" w:rsidRDefault="009F065A">
            <w:pPr>
              <w:cnfStyle w:val="000000000000" w:firstRow="0" w:lastRow="0" w:firstColumn="0" w:lastColumn="0" w:oddVBand="0" w:evenVBand="0" w:oddHBand="0" w:evenHBand="0" w:firstRowFirstColumn="0" w:firstRowLastColumn="0" w:lastRowFirstColumn="0" w:lastRowLastColumn="0"/>
            </w:pPr>
            <w:r>
              <w:t>4</w:t>
            </w:r>
          </w:p>
        </w:tc>
        <w:tc>
          <w:tcPr>
            <w:tcW w:w="984" w:type="dxa"/>
            <w:gridSpan w:val="3"/>
          </w:tcPr>
          <w:p w14:paraId="3C93A630" w14:textId="77777777" w:rsidR="00134091" w:rsidRDefault="009F065A">
            <w:pPr>
              <w:cnfStyle w:val="000000000000" w:firstRow="0" w:lastRow="0" w:firstColumn="0" w:lastColumn="0" w:oddVBand="0" w:evenVBand="0" w:oddHBand="0" w:evenHBand="0" w:firstRowFirstColumn="0" w:firstRowLastColumn="0" w:lastRowFirstColumn="0" w:lastRowLastColumn="0"/>
            </w:pPr>
            <w:r>
              <w:t>12</w:t>
            </w:r>
          </w:p>
        </w:tc>
        <w:tc>
          <w:tcPr>
            <w:tcW w:w="1452" w:type="dxa"/>
            <w:gridSpan w:val="2"/>
          </w:tcPr>
          <w:p w14:paraId="075B480C" w14:textId="77777777" w:rsidR="00134091" w:rsidRDefault="009F065A">
            <w:pPr>
              <w:cnfStyle w:val="000000000000" w:firstRow="0" w:lastRow="0" w:firstColumn="0" w:lastColumn="0" w:oddVBand="0" w:evenVBand="0" w:oddHBand="0" w:evenHBand="0" w:firstRowFirstColumn="0" w:firstRowLastColumn="0" w:lastRowFirstColumn="0" w:lastRowLastColumn="0"/>
            </w:pPr>
            <w:r>
              <w:t>Provider status red; 5xx spikes; rate-limit hits</w:t>
            </w:r>
          </w:p>
        </w:tc>
        <w:tc>
          <w:tcPr>
            <w:tcW w:w="1808" w:type="dxa"/>
            <w:gridSpan w:val="2"/>
          </w:tcPr>
          <w:p w14:paraId="53E7A835" w14:textId="77777777" w:rsidR="00134091" w:rsidRDefault="009F065A">
            <w:pPr>
              <w:cnfStyle w:val="000000000000" w:firstRow="0" w:lastRow="0" w:firstColumn="0" w:lastColumn="0" w:oddVBand="0" w:evenVBand="0" w:oddHBand="0" w:evenHBand="0" w:firstRowFirstColumn="0" w:firstRowLastColumn="0" w:lastRowFirstColumn="0" w:lastRowLastColumn="0"/>
            </w:pPr>
            <w:r>
              <w:t>Reduce/Transfer: multi-provider or cached fallback; retry queues; back-pressure; strict SLAs and error budgets; synthetic monitoring of vendor APIs.</w:t>
            </w:r>
          </w:p>
        </w:tc>
        <w:tc>
          <w:tcPr>
            <w:tcW w:w="1272" w:type="dxa"/>
            <w:gridSpan w:val="2"/>
          </w:tcPr>
          <w:p w14:paraId="792CEDC4" w14:textId="77777777" w:rsidR="00134091" w:rsidRDefault="009F065A">
            <w:pPr>
              <w:cnfStyle w:val="000000000000" w:firstRow="0" w:lastRow="0" w:firstColumn="0" w:lastColumn="0" w:oddVBand="0" w:evenVBand="0" w:oddHBand="0" w:evenHBand="0" w:firstRowFirstColumn="0" w:firstRowLastColumn="0" w:lastRowFirstColumn="0" w:lastRowLastColumn="0"/>
            </w:pPr>
            <w:r>
              <w:t>Platform Lead</w:t>
            </w:r>
          </w:p>
        </w:tc>
      </w:tr>
      <w:tr w:rsidR="00134091" w14:paraId="4A555C13" w14:textId="77777777" w:rsidTr="007A647D">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62B243F1" w14:textId="77777777" w:rsidR="00134091" w:rsidRDefault="009F065A">
            <w:r>
              <w:t>R7</w:t>
            </w:r>
          </w:p>
        </w:tc>
        <w:tc>
          <w:tcPr>
            <w:tcW w:w="2013" w:type="dxa"/>
          </w:tcPr>
          <w:p w14:paraId="6BE562FE" w14:textId="77777777" w:rsidR="00134091" w:rsidRDefault="009F065A">
            <w:pPr>
              <w:cnfStyle w:val="000000100000" w:firstRow="0" w:lastRow="0" w:firstColumn="0" w:lastColumn="0" w:oddVBand="0" w:evenVBand="0" w:oddHBand="1" w:evenHBand="0" w:firstRowFirstColumn="0" w:firstRowLastColumn="0" w:lastRowFirstColumn="0" w:lastRowLastColumn="0"/>
            </w:pPr>
            <w:r>
              <w:t>Integration complexity across modules (content, quizzes, social, analytics)</w:t>
            </w:r>
          </w:p>
        </w:tc>
        <w:tc>
          <w:tcPr>
            <w:tcW w:w="1653" w:type="dxa"/>
          </w:tcPr>
          <w:p w14:paraId="5A13A06F" w14:textId="77777777" w:rsidR="00134091" w:rsidRDefault="009F065A">
            <w:pPr>
              <w:cnfStyle w:val="000000100000" w:firstRow="0" w:lastRow="0" w:firstColumn="0" w:lastColumn="0" w:oddVBand="0" w:evenVBand="0" w:oddHBand="1" w:evenHBand="0" w:firstRowFirstColumn="0" w:firstRowLastColumn="0" w:lastRowFirstColumn="0" w:lastRowLastColumn="0"/>
            </w:pPr>
            <w:r>
              <w:t>Architecture</w:t>
            </w:r>
          </w:p>
        </w:tc>
        <w:tc>
          <w:tcPr>
            <w:tcW w:w="405" w:type="dxa"/>
          </w:tcPr>
          <w:p w14:paraId="3DFEAD66" w14:textId="77777777" w:rsidR="00134091" w:rsidRDefault="009F065A">
            <w:pPr>
              <w:cnfStyle w:val="000000100000" w:firstRow="0" w:lastRow="0" w:firstColumn="0" w:lastColumn="0" w:oddVBand="0" w:evenVBand="0" w:oddHBand="1" w:evenHBand="0" w:firstRowFirstColumn="0" w:firstRowLastColumn="0" w:lastRowFirstColumn="0" w:lastRowLastColumn="0"/>
            </w:pPr>
            <w:r>
              <w:t>3</w:t>
            </w:r>
          </w:p>
        </w:tc>
        <w:tc>
          <w:tcPr>
            <w:tcW w:w="392" w:type="dxa"/>
          </w:tcPr>
          <w:p w14:paraId="6E4EEB2F" w14:textId="77777777" w:rsidR="00134091" w:rsidRDefault="009F065A">
            <w:pPr>
              <w:cnfStyle w:val="000000100000" w:firstRow="0" w:lastRow="0" w:firstColumn="0" w:lastColumn="0" w:oddVBand="0" w:evenVBand="0" w:oddHBand="1" w:evenHBand="0" w:firstRowFirstColumn="0" w:firstRowLastColumn="0" w:lastRowFirstColumn="0" w:lastRowLastColumn="0"/>
            </w:pPr>
            <w:r>
              <w:t>4</w:t>
            </w:r>
          </w:p>
        </w:tc>
        <w:tc>
          <w:tcPr>
            <w:tcW w:w="984" w:type="dxa"/>
            <w:gridSpan w:val="3"/>
          </w:tcPr>
          <w:p w14:paraId="64A14EB3" w14:textId="77777777" w:rsidR="00134091" w:rsidRDefault="009F065A">
            <w:pPr>
              <w:cnfStyle w:val="000000100000" w:firstRow="0" w:lastRow="0" w:firstColumn="0" w:lastColumn="0" w:oddVBand="0" w:evenVBand="0" w:oddHBand="1" w:evenHBand="0" w:firstRowFirstColumn="0" w:firstRowLastColumn="0" w:lastRowFirstColumn="0" w:lastRowLastColumn="0"/>
            </w:pPr>
            <w:r>
              <w:t>12</w:t>
            </w:r>
          </w:p>
        </w:tc>
        <w:tc>
          <w:tcPr>
            <w:tcW w:w="1452" w:type="dxa"/>
            <w:gridSpan w:val="2"/>
          </w:tcPr>
          <w:p w14:paraId="1B552722" w14:textId="77777777" w:rsidR="00134091" w:rsidRDefault="009F065A">
            <w:pPr>
              <w:cnfStyle w:val="000000100000" w:firstRow="0" w:lastRow="0" w:firstColumn="0" w:lastColumn="0" w:oddVBand="0" w:evenVBand="0" w:oddHBand="1" w:evenHBand="0" w:firstRowFirstColumn="0" w:firstRowLastColumn="0" w:lastRowFirstColumn="0" w:lastRowLastColumn="0"/>
            </w:pPr>
            <w:r>
              <w:t xml:space="preserve">Cross-team blockers; merge conflicts; contract </w:t>
            </w:r>
            <w:r>
              <w:lastRenderedPageBreak/>
              <w:t>breaks</w:t>
            </w:r>
          </w:p>
        </w:tc>
        <w:tc>
          <w:tcPr>
            <w:tcW w:w="1808" w:type="dxa"/>
            <w:gridSpan w:val="2"/>
          </w:tcPr>
          <w:p w14:paraId="2CCB11BA" w14:textId="77777777" w:rsidR="00134091" w:rsidRDefault="009F065A">
            <w:pPr>
              <w:cnfStyle w:val="000000100000" w:firstRow="0" w:lastRow="0" w:firstColumn="0" w:lastColumn="0" w:oddVBand="0" w:evenVBand="0" w:oddHBand="1" w:evenHBand="0" w:firstRowFirstColumn="0" w:firstRowLastColumn="0" w:lastRowFirstColumn="0" w:lastRowLastColumn="0"/>
            </w:pPr>
            <w:r>
              <w:lastRenderedPageBreak/>
              <w:t xml:space="preserve">Reduce: versioned API contracts; consumer-driven contract </w:t>
            </w:r>
            <w:r>
              <w:lastRenderedPageBreak/>
              <w:t>tests; weekly integration build; architecture review gate for cross-module changes.</w:t>
            </w:r>
          </w:p>
        </w:tc>
        <w:tc>
          <w:tcPr>
            <w:tcW w:w="1272" w:type="dxa"/>
            <w:gridSpan w:val="2"/>
          </w:tcPr>
          <w:p w14:paraId="0573E643" w14:textId="77777777" w:rsidR="00134091" w:rsidRDefault="009F065A">
            <w:pPr>
              <w:cnfStyle w:val="000000100000" w:firstRow="0" w:lastRow="0" w:firstColumn="0" w:lastColumn="0" w:oddVBand="0" w:evenVBand="0" w:oddHBand="1" w:evenHBand="0" w:firstRowFirstColumn="0" w:firstRowLastColumn="0" w:lastRowFirstColumn="0" w:lastRowLastColumn="0"/>
            </w:pPr>
            <w:r>
              <w:lastRenderedPageBreak/>
              <w:t>System Architect</w:t>
            </w:r>
          </w:p>
        </w:tc>
      </w:tr>
      <w:tr w:rsidR="00134091" w14:paraId="69177F2C" w14:textId="77777777" w:rsidTr="007A647D">
        <w:trPr>
          <w:gridAfter w:val="1"/>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47BA2689" w14:textId="77777777" w:rsidR="00134091" w:rsidRDefault="009F065A">
            <w:r>
              <w:t>R8</w:t>
            </w:r>
          </w:p>
        </w:tc>
        <w:tc>
          <w:tcPr>
            <w:tcW w:w="2013" w:type="dxa"/>
          </w:tcPr>
          <w:p w14:paraId="4B65233F" w14:textId="77777777" w:rsidR="00134091" w:rsidRDefault="009F065A">
            <w:pPr>
              <w:cnfStyle w:val="000000000000" w:firstRow="0" w:lastRow="0" w:firstColumn="0" w:lastColumn="0" w:oddVBand="0" w:evenVBand="0" w:oddHBand="0" w:evenHBand="0" w:firstRowFirstColumn="0" w:firstRowLastColumn="0" w:lastRowFirstColumn="0" w:lastRowLastColumn="0"/>
            </w:pPr>
            <w:r>
              <w:t>Quality regressions due to rushing features for pilot</w:t>
            </w:r>
          </w:p>
        </w:tc>
        <w:tc>
          <w:tcPr>
            <w:tcW w:w="1653" w:type="dxa"/>
          </w:tcPr>
          <w:p w14:paraId="0205FAB0" w14:textId="77777777" w:rsidR="00134091" w:rsidRDefault="009F065A">
            <w:pPr>
              <w:cnfStyle w:val="000000000000" w:firstRow="0" w:lastRow="0" w:firstColumn="0" w:lastColumn="0" w:oddVBand="0" w:evenVBand="0" w:oddHBand="0" w:evenHBand="0" w:firstRowFirstColumn="0" w:firstRowLastColumn="0" w:lastRowFirstColumn="0" w:lastRowLastColumn="0"/>
            </w:pPr>
            <w:r>
              <w:t>Quality</w:t>
            </w:r>
          </w:p>
        </w:tc>
        <w:tc>
          <w:tcPr>
            <w:tcW w:w="405" w:type="dxa"/>
          </w:tcPr>
          <w:p w14:paraId="3A6EDA66" w14:textId="77777777" w:rsidR="00134091" w:rsidRDefault="009F065A">
            <w:pPr>
              <w:cnfStyle w:val="000000000000" w:firstRow="0" w:lastRow="0" w:firstColumn="0" w:lastColumn="0" w:oddVBand="0" w:evenVBand="0" w:oddHBand="0" w:evenHBand="0" w:firstRowFirstColumn="0" w:firstRowLastColumn="0" w:lastRowFirstColumn="0" w:lastRowLastColumn="0"/>
            </w:pPr>
            <w:r>
              <w:t>3</w:t>
            </w:r>
          </w:p>
        </w:tc>
        <w:tc>
          <w:tcPr>
            <w:tcW w:w="392" w:type="dxa"/>
          </w:tcPr>
          <w:p w14:paraId="49BD5831" w14:textId="77777777" w:rsidR="00134091" w:rsidRDefault="009F065A">
            <w:pPr>
              <w:cnfStyle w:val="000000000000" w:firstRow="0" w:lastRow="0" w:firstColumn="0" w:lastColumn="0" w:oddVBand="0" w:evenVBand="0" w:oddHBand="0" w:evenHBand="0" w:firstRowFirstColumn="0" w:firstRowLastColumn="0" w:lastRowFirstColumn="0" w:lastRowLastColumn="0"/>
            </w:pPr>
            <w:r>
              <w:t>4</w:t>
            </w:r>
          </w:p>
        </w:tc>
        <w:tc>
          <w:tcPr>
            <w:tcW w:w="984" w:type="dxa"/>
            <w:gridSpan w:val="3"/>
          </w:tcPr>
          <w:p w14:paraId="7FED382C" w14:textId="77777777" w:rsidR="00134091" w:rsidRDefault="009F065A">
            <w:pPr>
              <w:cnfStyle w:val="000000000000" w:firstRow="0" w:lastRow="0" w:firstColumn="0" w:lastColumn="0" w:oddVBand="0" w:evenVBand="0" w:oddHBand="0" w:evenHBand="0" w:firstRowFirstColumn="0" w:firstRowLastColumn="0" w:lastRowFirstColumn="0" w:lastRowLastColumn="0"/>
            </w:pPr>
            <w:r>
              <w:t>12</w:t>
            </w:r>
          </w:p>
        </w:tc>
        <w:tc>
          <w:tcPr>
            <w:tcW w:w="1452" w:type="dxa"/>
            <w:gridSpan w:val="2"/>
          </w:tcPr>
          <w:p w14:paraId="4A90F129" w14:textId="77777777" w:rsidR="00134091" w:rsidRDefault="009F065A">
            <w:pPr>
              <w:cnfStyle w:val="000000000000" w:firstRow="0" w:lastRow="0" w:firstColumn="0" w:lastColumn="0" w:oddVBand="0" w:evenVBand="0" w:oddHBand="0" w:evenHBand="0" w:firstRowFirstColumn="0" w:firstRowLastColumn="0" w:lastRowFirstColumn="0" w:lastRowLastColumn="0"/>
            </w:pPr>
            <w:r>
              <w:t>Escaped defects; rising hotfix count; flakey tests</w:t>
            </w:r>
          </w:p>
        </w:tc>
        <w:tc>
          <w:tcPr>
            <w:tcW w:w="1808" w:type="dxa"/>
            <w:gridSpan w:val="2"/>
          </w:tcPr>
          <w:p w14:paraId="3580916E" w14:textId="77777777" w:rsidR="00134091" w:rsidRDefault="009F065A">
            <w:pPr>
              <w:cnfStyle w:val="000000000000" w:firstRow="0" w:lastRow="0" w:firstColumn="0" w:lastColumn="0" w:oddVBand="0" w:evenVBand="0" w:oddHBand="0" w:evenHBand="0" w:firstRowFirstColumn="0" w:firstRowLastColumn="0" w:lastRowFirstColumn="0" w:lastRowLastColumn="0"/>
            </w:pPr>
            <w:r>
              <w:t>Reduce: test pyramid with CI; canary releases; definition of ready/done; bug SLAs; exploratory test cycles before pilot.</w:t>
            </w:r>
          </w:p>
        </w:tc>
        <w:tc>
          <w:tcPr>
            <w:tcW w:w="1272" w:type="dxa"/>
            <w:gridSpan w:val="2"/>
          </w:tcPr>
          <w:p w14:paraId="2057F324" w14:textId="77777777" w:rsidR="00134091" w:rsidRDefault="009F065A">
            <w:pPr>
              <w:cnfStyle w:val="000000000000" w:firstRow="0" w:lastRow="0" w:firstColumn="0" w:lastColumn="0" w:oddVBand="0" w:evenVBand="0" w:oddHBand="0" w:evenHBand="0" w:firstRowFirstColumn="0" w:firstRowLastColumn="0" w:lastRowFirstColumn="0" w:lastRowLastColumn="0"/>
            </w:pPr>
            <w:r>
              <w:t>QA Lead</w:t>
            </w:r>
          </w:p>
        </w:tc>
      </w:tr>
      <w:tr w:rsidR="00134091" w14:paraId="72AFE5B2" w14:textId="77777777" w:rsidTr="007A647D">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4576A5AF" w14:textId="77777777" w:rsidR="00134091" w:rsidRDefault="009F065A">
            <w:r>
              <w:t>R9</w:t>
            </w:r>
          </w:p>
        </w:tc>
        <w:tc>
          <w:tcPr>
            <w:tcW w:w="2013" w:type="dxa"/>
          </w:tcPr>
          <w:p w14:paraId="73BEF739" w14:textId="77777777" w:rsidR="00134091" w:rsidRDefault="009F065A">
            <w:pPr>
              <w:cnfStyle w:val="000000100000" w:firstRow="0" w:lastRow="0" w:firstColumn="0" w:lastColumn="0" w:oddVBand="0" w:evenVBand="0" w:oddHBand="1" w:evenHBand="0" w:firstRowFirstColumn="0" w:firstRowLastColumn="0" w:lastRowFirstColumn="0" w:lastRowLastColumn="0"/>
            </w:pPr>
            <w:r>
              <w:t>Budget overrun from AI/UX hiring and infra for scale</w:t>
            </w:r>
          </w:p>
        </w:tc>
        <w:tc>
          <w:tcPr>
            <w:tcW w:w="1653" w:type="dxa"/>
          </w:tcPr>
          <w:p w14:paraId="001F3EF2" w14:textId="77777777" w:rsidR="00134091" w:rsidRDefault="009F065A">
            <w:pPr>
              <w:cnfStyle w:val="000000100000" w:firstRow="0" w:lastRow="0" w:firstColumn="0" w:lastColumn="0" w:oddVBand="0" w:evenVBand="0" w:oddHBand="1" w:evenHBand="0" w:firstRowFirstColumn="0" w:firstRowLastColumn="0" w:lastRowFirstColumn="0" w:lastRowLastColumn="0"/>
            </w:pPr>
            <w:r>
              <w:t>Cost</w:t>
            </w:r>
          </w:p>
        </w:tc>
        <w:tc>
          <w:tcPr>
            <w:tcW w:w="405" w:type="dxa"/>
          </w:tcPr>
          <w:p w14:paraId="49BE797E" w14:textId="77777777" w:rsidR="00134091" w:rsidRDefault="009F065A">
            <w:pPr>
              <w:cnfStyle w:val="000000100000" w:firstRow="0" w:lastRow="0" w:firstColumn="0" w:lastColumn="0" w:oddVBand="0" w:evenVBand="0" w:oddHBand="1" w:evenHBand="0" w:firstRowFirstColumn="0" w:firstRowLastColumn="0" w:lastRowFirstColumn="0" w:lastRowLastColumn="0"/>
            </w:pPr>
            <w:r>
              <w:t>3</w:t>
            </w:r>
          </w:p>
        </w:tc>
        <w:tc>
          <w:tcPr>
            <w:tcW w:w="392" w:type="dxa"/>
          </w:tcPr>
          <w:p w14:paraId="2B47BDBA" w14:textId="77777777" w:rsidR="00134091" w:rsidRDefault="009F065A">
            <w:pPr>
              <w:cnfStyle w:val="000000100000" w:firstRow="0" w:lastRow="0" w:firstColumn="0" w:lastColumn="0" w:oddVBand="0" w:evenVBand="0" w:oddHBand="1" w:evenHBand="0" w:firstRowFirstColumn="0" w:firstRowLastColumn="0" w:lastRowFirstColumn="0" w:lastRowLastColumn="0"/>
            </w:pPr>
            <w:r>
              <w:t>3</w:t>
            </w:r>
          </w:p>
        </w:tc>
        <w:tc>
          <w:tcPr>
            <w:tcW w:w="984" w:type="dxa"/>
            <w:gridSpan w:val="3"/>
          </w:tcPr>
          <w:p w14:paraId="7A466075" w14:textId="77777777" w:rsidR="00134091" w:rsidRDefault="009F065A">
            <w:pPr>
              <w:cnfStyle w:val="000000100000" w:firstRow="0" w:lastRow="0" w:firstColumn="0" w:lastColumn="0" w:oddVBand="0" w:evenVBand="0" w:oddHBand="1" w:evenHBand="0" w:firstRowFirstColumn="0" w:firstRowLastColumn="0" w:lastRowFirstColumn="0" w:lastRowLastColumn="0"/>
            </w:pPr>
            <w:r>
              <w:t>9</w:t>
            </w:r>
          </w:p>
        </w:tc>
        <w:tc>
          <w:tcPr>
            <w:tcW w:w="1452" w:type="dxa"/>
            <w:gridSpan w:val="2"/>
          </w:tcPr>
          <w:p w14:paraId="78EF6B2D" w14:textId="77777777" w:rsidR="00134091" w:rsidRDefault="009F065A">
            <w:pPr>
              <w:cnfStyle w:val="000000100000" w:firstRow="0" w:lastRow="0" w:firstColumn="0" w:lastColumn="0" w:oddVBand="0" w:evenVBand="0" w:oddHBand="1" w:evenHBand="0" w:firstRowFirstColumn="0" w:firstRowLastColumn="0" w:lastRowFirstColumn="0" w:lastRowLastColumn="0"/>
            </w:pPr>
            <w:r>
              <w:t>Cloud bill &gt; forecast; extended contractor hours</w:t>
            </w:r>
          </w:p>
        </w:tc>
        <w:tc>
          <w:tcPr>
            <w:tcW w:w="1808" w:type="dxa"/>
            <w:gridSpan w:val="2"/>
          </w:tcPr>
          <w:p w14:paraId="13EF9529" w14:textId="77777777" w:rsidR="00134091" w:rsidRDefault="009F065A">
            <w:pPr>
              <w:cnfStyle w:val="000000100000" w:firstRow="0" w:lastRow="0" w:firstColumn="0" w:lastColumn="0" w:oddVBand="0" w:evenVBand="0" w:oddHBand="1" w:evenHBand="0" w:firstRowFirstColumn="0" w:firstRowLastColumn="0" w:lastRowFirstColumn="0" w:lastRowLastColumn="0"/>
            </w:pPr>
            <w:r>
              <w:t>Reduce: FinOps guardrails; autoscaling quotas; storage lifecycle policies; time-boxed discovery spikes; ROI review per feature before scaling.</w:t>
            </w:r>
          </w:p>
        </w:tc>
        <w:tc>
          <w:tcPr>
            <w:tcW w:w="1272" w:type="dxa"/>
            <w:gridSpan w:val="2"/>
          </w:tcPr>
          <w:p w14:paraId="693A0A74" w14:textId="77777777" w:rsidR="00134091" w:rsidRDefault="009F065A">
            <w:pPr>
              <w:cnfStyle w:val="000000100000" w:firstRow="0" w:lastRow="0" w:firstColumn="0" w:lastColumn="0" w:oddVBand="0" w:evenVBand="0" w:oddHBand="1" w:evenHBand="0" w:firstRowFirstColumn="0" w:firstRowLastColumn="0" w:lastRowFirstColumn="0" w:lastRowLastColumn="0"/>
            </w:pPr>
            <w:r>
              <w:t>PM + Finance</w:t>
            </w:r>
          </w:p>
        </w:tc>
      </w:tr>
      <w:tr w:rsidR="00134091" w14:paraId="71D49D6B" w14:textId="77777777" w:rsidTr="007A647D">
        <w:trPr>
          <w:gridAfter w:val="1"/>
          <w:wAfter w:w="12" w:type="dxa"/>
        </w:trPr>
        <w:tc>
          <w:tcPr>
            <w:cnfStyle w:val="001000000000" w:firstRow="0" w:lastRow="0" w:firstColumn="1" w:lastColumn="0" w:oddVBand="0" w:evenVBand="0" w:oddHBand="0" w:evenHBand="0" w:firstRowFirstColumn="0" w:firstRowLastColumn="0" w:lastRowFirstColumn="0" w:lastRowLastColumn="0"/>
            <w:tcW w:w="642" w:type="dxa"/>
          </w:tcPr>
          <w:p w14:paraId="610BCA88" w14:textId="77777777" w:rsidR="00134091" w:rsidRDefault="009F065A">
            <w:r>
              <w:t>R10</w:t>
            </w:r>
          </w:p>
        </w:tc>
        <w:tc>
          <w:tcPr>
            <w:tcW w:w="2013" w:type="dxa"/>
          </w:tcPr>
          <w:p w14:paraId="1C65C0C4" w14:textId="77777777" w:rsidR="00134091" w:rsidRDefault="009F065A">
            <w:pPr>
              <w:cnfStyle w:val="000000000000" w:firstRow="0" w:lastRow="0" w:firstColumn="0" w:lastColumn="0" w:oddVBand="0" w:evenVBand="0" w:oddHBand="0" w:evenHBand="0" w:firstRowFirstColumn="0" w:firstRowLastColumn="0" w:lastRowFirstColumn="0" w:lastRowLastColumn="0"/>
            </w:pPr>
            <w:r>
              <w:t>Stakeholder misalignment on MVP vs nice-to-have features</w:t>
            </w:r>
          </w:p>
        </w:tc>
        <w:tc>
          <w:tcPr>
            <w:tcW w:w="1653" w:type="dxa"/>
          </w:tcPr>
          <w:p w14:paraId="06A0CE43" w14:textId="77777777" w:rsidR="00134091" w:rsidRDefault="009F065A">
            <w:pPr>
              <w:cnfStyle w:val="000000000000" w:firstRow="0" w:lastRow="0" w:firstColumn="0" w:lastColumn="0" w:oddVBand="0" w:evenVBand="0" w:oddHBand="0" w:evenHBand="0" w:firstRowFirstColumn="0" w:firstRowLastColumn="0" w:lastRowFirstColumn="0" w:lastRowLastColumn="0"/>
            </w:pPr>
            <w:r>
              <w:t>Stakeholders</w:t>
            </w:r>
          </w:p>
        </w:tc>
        <w:tc>
          <w:tcPr>
            <w:tcW w:w="405" w:type="dxa"/>
          </w:tcPr>
          <w:p w14:paraId="62159683" w14:textId="77777777" w:rsidR="00134091" w:rsidRDefault="009F065A">
            <w:pPr>
              <w:cnfStyle w:val="000000000000" w:firstRow="0" w:lastRow="0" w:firstColumn="0" w:lastColumn="0" w:oddVBand="0" w:evenVBand="0" w:oddHBand="0" w:evenHBand="0" w:firstRowFirstColumn="0" w:firstRowLastColumn="0" w:lastRowFirstColumn="0" w:lastRowLastColumn="0"/>
            </w:pPr>
            <w:r>
              <w:t>3</w:t>
            </w:r>
          </w:p>
        </w:tc>
        <w:tc>
          <w:tcPr>
            <w:tcW w:w="392" w:type="dxa"/>
          </w:tcPr>
          <w:p w14:paraId="713C05F0" w14:textId="77777777" w:rsidR="00134091" w:rsidRDefault="009F065A">
            <w:pPr>
              <w:cnfStyle w:val="000000000000" w:firstRow="0" w:lastRow="0" w:firstColumn="0" w:lastColumn="0" w:oddVBand="0" w:evenVBand="0" w:oddHBand="0" w:evenHBand="0" w:firstRowFirstColumn="0" w:firstRowLastColumn="0" w:lastRowFirstColumn="0" w:lastRowLastColumn="0"/>
            </w:pPr>
            <w:r>
              <w:t>3</w:t>
            </w:r>
          </w:p>
        </w:tc>
        <w:tc>
          <w:tcPr>
            <w:tcW w:w="984" w:type="dxa"/>
            <w:gridSpan w:val="3"/>
          </w:tcPr>
          <w:p w14:paraId="26BCCD0A" w14:textId="77777777" w:rsidR="00134091" w:rsidRDefault="009F065A">
            <w:pPr>
              <w:cnfStyle w:val="000000000000" w:firstRow="0" w:lastRow="0" w:firstColumn="0" w:lastColumn="0" w:oddVBand="0" w:evenVBand="0" w:oddHBand="0" w:evenHBand="0" w:firstRowFirstColumn="0" w:firstRowLastColumn="0" w:lastRowFirstColumn="0" w:lastRowLastColumn="0"/>
            </w:pPr>
            <w:r>
              <w:t>9</w:t>
            </w:r>
          </w:p>
        </w:tc>
        <w:tc>
          <w:tcPr>
            <w:tcW w:w="1452" w:type="dxa"/>
            <w:gridSpan w:val="2"/>
          </w:tcPr>
          <w:p w14:paraId="3412AE0F" w14:textId="77777777" w:rsidR="00134091" w:rsidRDefault="009F065A">
            <w:pPr>
              <w:cnfStyle w:val="000000000000" w:firstRow="0" w:lastRow="0" w:firstColumn="0" w:lastColumn="0" w:oddVBand="0" w:evenVBand="0" w:oddHBand="0" w:evenHBand="0" w:firstRowFirstColumn="0" w:firstRowLastColumn="0" w:lastRowFirstColumn="0" w:lastRowLastColumn="0"/>
            </w:pPr>
            <w:r>
              <w:t>Late change requests; unclear acceptance criteria</w:t>
            </w:r>
          </w:p>
        </w:tc>
        <w:tc>
          <w:tcPr>
            <w:tcW w:w="1808" w:type="dxa"/>
            <w:gridSpan w:val="2"/>
          </w:tcPr>
          <w:p w14:paraId="4BAC3C7B" w14:textId="77777777" w:rsidR="00134091" w:rsidRDefault="009F065A">
            <w:pPr>
              <w:cnfStyle w:val="000000000000" w:firstRow="0" w:lastRow="0" w:firstColumn="0" w:lastColumn="0" w:oddVBand="0" w:evenVBand="0" w:oddHBand="0" w:evenHBand="0" w:firstRowFirstColumn="0" w:firstRowLastColumn="0" w:lastRowFirstColumn="0" w:lastRowLastColumn="0"/>
            </w:pPr>
            <w:r>
              <w:t>Reduce: fortnightly demos; change control board; signed MVP acceptance criteria; transparent release roadmap.</w:t>
            </w:r>
          </w:p>
        </w:tc>
        <w:tc>
          <w:tcPr>
            <w:tcW w:w="1272" w:type="dxa"/>
            <w:gridSpan w:val="2"/>
          </w:tcPr>
          <w:p w14:paraId="29991C04" w14:textId="77777777" w:rsidR="00134091" w:rsidRDefault="009F065A">
            <w:pPr>
              <w:cnfStyle w:val="000000000000" w:firstRow="0" w:lastRow="0" w:firstColumn="0" w:lastColumn="0" w:oddVBand="0" w:evenVBand="0" w:oddHBand="0" w:evenHBand="0" w:firstRowFirstColumn="0" w:firstRowLastColumn="0" w:lastRowFirstColumn="0" w:lastRowLastColumn="0"/>
            </w:pPr>
            <w:r>
              <w:t>Project Manager</w:t>
            </w:r>
          </w:p>
        </w:tc>
      </w:tr>
    </w:tbl>
    <w:p w14:paraId="04A7F528" w14:textId="77777777" w:rsidR="00134091" w:rsidRDefault="00134091"/>
    <w:p w14:paraId="3A74A692" w14:textId="77777777" w:rsidR="00134091" w:rsidRDefault="00134091"/>
    <w:sectPr w:rsidR="0013409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E4DF267D-1348-4F07-844B-CC0C67575EE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1999568-F98E-4A78-A55B-BC8A77080839}"/>
    <w:embedBold r:id="rId3" w:fontKey="{6E05D12B-2822-42E2-B77A-0411CFE5E268}"/>
    <w:embedBoldItalic r:id="rId4" w:fontKey="{30850AAB-00C2-4766-AC27-94356920D863}"/>
  </w:font>
  <w:font w:name="Cambria">
    <w:panose1 w:val="02040503050406030204"/>
    <w:charset w:val="00"/>
    <w:family w:val="roman"/>
    <w:pitch w:val="variable"/>
    <w:sig w:usb0="E00006FF" w:usb1="420024FF" w:usb2="02000000" w:usb3="00000000" w:csb0="0000019F" w:csb1="00000000"/>
    <w:embedRegular r:id="rId5" w:fontKey="{83B85344-9F19-4A6A-84DA-FE9AF7F330A2}"/>
    <w:embedBold r:id="rId6" w:fontKey="{0E889BEE-8A60-4056-847C-19AED5E487E9}"/>
    <w:embedItalic r:id="rId7" w:fontKey="{CCF9D0F5-D797-437E-AC8C-3A3E5FC86639}"/>
    <w:embedBoldItalic r:id="rId8" w:fontKey="{400EF067-3FAC-4B5F-8A6F-86ABE9D8BFFB}"/>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embedRegular r:id="rId9" w:fontKey="{BE40C3DA-851B-4BC9-BDB3-DF79304D3313}"/>
    <w:embedItalic r:id="rId10" w:fontKey="{70E120B7-C5EF-4EED-95A9-348821534013}"/>
  </w:font>
  <w:font w:name="Georgia">
    <w:panose1 w:val="02040502050405020303"/>
    <w:charset w:val="00"/>
    <w:family w:val="roman"/>
    <w:pitch w:val="variable"/>
    <w:sig w:usb0="00000287" w:usb1="00000000" w:usb2="00000000" w:usb3="00000000" w:csb0="0000009F" w:csb1="00000000"/>
    <w:embedRegular r:id="rId11" w:fontKey="{462DBE8C-1A2E-4BE4-BDE7-253702E4E67C}"/>
    <w:embedItalic r:id="rId12" w:fontKey="{927BA302-57F1-47EF-86A0-6FE8BB081F66}"/>
  </w:font>
  <w:font w:name="Segoe UI">
    <w:panose1 w:val="020B0502040204020203"/>
    <w:charset w:val="00"/>
    <w:family w:val="swiss"/>
    <w:pitch w:val="variable"/>
    <w:sig w:usb0="E4002EFF" w:usb1="C000E47F" w:usb2="00000009" w:usb3="00000000" w:csb0="000001FF" w:csb1="00000000"/>
    <w:embedRegular r:id="rId13" w:fontKey="{FDD30E2D-A1A0-41BD-ADF5-C53615B29F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E7988"/>
    <w:multiLevelType w:val="multilevel"/>
    <w:tmpl w:val="32382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C136CE"/>
    <w:multiLevelType w:val="multilevel"/>
    <w:tmpl w:val="87265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DB731F"/>
    <w:multiLevelType w:val="multilevel"/>
    <w:tmpl w:val="99025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ED78A3"/>
    <w:multiLevelType w:val="multilevel"/>
    <w:tmpl w:val="9210EE78"/>
    <w:lvl w:ilvl="0">
      <w:start w:val="1"/>
      <w:numFmt w:val="decimal"/>
      <w:lvlText w:val="%1."/>
      <w:lvlJc w:val="left"/>
      <w:pPr>
        <w:ind w:left="599" w:hanging="360"/>
      </w:pPr>
    </w:lvl>
    <w:lvl w:ilvl="1">
      <w:start w:val="1"/>
      <w:numFmt w:val="lowerLetter"/>
      <w:lvlText w:val="%2."/>
      <w:lvlJc w:val="left"/>
      <w:pPr>
        <w:ind w:left="1319" w:hanging="360"/>
      </w:pPr>
    </w:lvl>
    <w:lvl w:ilvl="2">
      <w:start w:val="1"/>
      <w:numFmt w:val="lowerRoman"/>
      <w:lvlText w:val="%3."/>
      <w:lvlJc w:val="right"/>
      <w:pPr>
        <w:ind w:left="2039" w:hanging="180"/>
      </w:pPr>
    </w:lvl>
    <w:lvl w:ilvl="3">
      <w:start w:val="1"/>
      <w:numFmt w:val="decimal"/>
      <w:lvlText w:val="%4."/>
      <w:lvlJc w:val="left"/>
      <w:pPr>
        <w:ind w:left="2759" w:hanging="360"/>
      </w:pPr>
    </w:lvl>
    <w:lvl w:ilvl="4">
      <w:start w:val="1"/>
      <w:numFmt w:val="lowerLetter"/>
      <w:lvlText w:val="%5."/>
      <w:lvlJc w:val="left"/>
      <w:pPr>
        <w:ind w:left="3479" w:hanging="360"/>
      </w:pPr>
    </w:lvl>
    <w:lvl w:ilvl="5">
      <w:start w:val="1"/>
      <w:numFmt w:val="lowerRoman"/>
      <w:lvlText w:val="%6."/>
      <w:lvlJc w:val="right"/>
      <w:pPr>
        <w:ind w:left="4199" w:hanging="180"/>
      </w:pPr>
    </w:lvl>
    <w:lvl w:ilvl="6">
      <w:start w:val="1"/>
      <w:numFmt w:val="decimal"/>
      <w:lvlText w:val="%7."/>
      <w:lvlJc w:val="left"/>
      <w:pPr>
        <w:ind w:left="4919" w:hanging="360"/>
      </w:pPr>
    </w:lvl>
    <w:lvl w:ilvl="7">
      <w:start w:val="1"/>
      <w:numFmt w:val="lowerLetter"/>
      <w:lvlText w:val="%8."/>
      <w:lvlJc w:val="left"/>
      <w:pPr>
        <w:ind w:left="5639" w:hanging="360"/>
      </w:pPr>
    </w:lvl>
    <w:lvl w:ilvl="8">
      <w:start w:val="1"/>
      <w:numFmt w:val="lowerRoman"/>
      <w:lvlText w:val="%9."/>
      <w:lvlJc w:val="right"/>
      <w:pPr>
        <w:ind w:left="6359" w:hanging="180"/>
      </w:pPr>
    </w:lvl>
  </w:abstractNum>
  <w:abstractNum w:abstractNumId="4" w15:restartNumberingAfterBreak="0">
    <w:nsid w:val="22B41F12"/>
    <w:multiLevelType w:val="multilevel"/>
    <w:tmpl w:val="59FCB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802A94"/>
    <w:multiLevelType w:val="multilevel"/>
    <w:tmpl w:val="681438CA"/>
    <w:lvl w:ilvl="0">
      <w:start w:val="1"/>
      <w:numFmt w:val="decimal"/>
      <w:lvlText w:val="%1."/>
      <w:lvlJc w:val="left"/>
      <w:pPr>
        <w:ind w:left="638" w:hanging="279"/>
      </w:pPr>
      <w:rPr>
        <w:rFonts w:ascii="Calibri" w:eastAsia="Calibri" w:hAnsi="Calibri" w:cs="Calibri"/>
        <w:b/>
        <w:i w:val="0"/>
        <w:color w:val="365F91"/>
        <w:sz w:val="36"/>
        <w:szCs w:val="36"/>
        <w:u w:val="single"/>
      </w:rPr>
    </w:lvl>
    <w:lvl w:ilvl="1">
      <w:numFmt w:val="bullet"/>
      <w:lvlText w:val="-"/>
      <w:lvlJc w:val="left"/>
      <w:pPr>
        <w:ind w:left="482" w:hanging="122"/>
      </w:pPr>
      <w:rPr>
        <w:rFonts w:ascii="Cambria" w:eastAsia="Cambria" w:hAnsi="Cambria" w:cs="Cambria"/>
        <w:b w:val="0"/>
        <w:i w:val="0"/>
        <w:sz w:val="22"/>
        <w:szCs w:val="22"/>
      </w:rPr>
    </w:lvl>
    <w:lvl w:ilvl="2">
      <w:numFmt w:val="bullet"/>
      <w:lvlText w:val="•"/>
      <w:lvlJc w:val="left"/>
      <w:pPr>
        <w:ind w:left="1568" w:hanging="123"/>
      </w:pPr>
    </w:lvl>
    <w:lvl w:ilvl="3">
      <w:numFmt w:val="bullet"/>
      <w:lvlText w:val="•"/>
      <w:lvlJc w:val="left"/>
      <w:pPr>
        <w:ind w:left="2497" w:hanging="123"/>
      </w:pPr>
    </w:lvl>
    <w:lvl w:ilvl="4">
      <w:numFmt w:val="bullet"/>
      <w:lvlText w:val="•"/>
      <w:lvlJc w:val="left"/>
      <w:pPr>
        <w:ind w:left="3426" w:hanging="123"/>
      </w:pPr>
    </w:lvl>
    <w:lvl w:ilvl="5">
      <w:numFmt w:val="bullet"/>
      <w:lvlText w:val="•"/>
      <w:lvlJc w:val="left"/>
      <w:pPr>
        <w:ind w:left="4355" w:hanging="123"/>
      </w:pPr>
    </w:lvl>
    <w:lvl w:ilvl="6">
      <w:numFmt w:val="bullet"/>
      <w:lvlText w:val="•"/>
      <w:lvlJc w:val="left"/>
      <w:pPr>
        <w:ind w:left="5284" w:hanging="123"/>
      </w:pPr>
    </w:lvl>
    <w:lvl w:ilvl="7">
      <w:numFmt w:val="bullet"/>
      <w:lvlText w:val="•"/>
      <w:lvlJc w:val="left"/>
      <w:pPr>
        <w:ind w:left="6213" w:hanging="123"/>
      </w:pPr>
    </w:lvl>
    <w:lvl w:ilvl="8">
      <w:numFmt w:val="bullet"/>
      <w:lvlText w:val="•"/>
      <w:lvlJc w:val="left"/>
      <w:pPr>
        <w:ind w:left="7142" w:hanging="122"/>
      </w:pPr>
    </w:lvl>
  </w:abstractNum>
  <w:abstractNum w:abstractNumId="6" w15:restartNumberingAfterBreak="0">
    <w:nsid w:val="2490540C"/>
    <w:multiLevelType w:val="multilevel"/>
    <w:tmpl w:val="1E725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2645FD"/>
    <w:multiLevelType w:val="multilevel"/>
    <w:tmpl w:val="75580F08"/>
    <w:lvl w:ilvl="0">
      <w:start w:val="1"/>
      <w:numFmt w:val="bullet"/>
      <w:lvlText w:val="●"/>
      <w:lvlJc w:val="left"/>
      <w:pPr>
        <w:ind w:left="959" w:hanging="360"/>
      </w:pPr>
      <w:rPr>
        <w:rFonts w:ascii="Noto Sans Symbols" w:eastAsia="Noto Sans Symbols" w:hAnsi="Noto Sans Symbols" w:cs="Noto Sans Symbols"/>
      </w:rPr>
    </w:lvl>
    <w:lvl w:ilvl="1">
      <w:start w:val="1"/>
      <w:numFmt w:val="bullet"/>
      <w:lvlText w:val="o"/>
      <w:lvlJc w:val="left"/>
      <w:pPr>
        <w:ind w:left="1679" w:hanging="360"/>
      </w:pPr>
      <w:rPr>
        <w:rFonts w:ascii="Courier New" w:eastAsia="Courier New" w:hAnsi="Courier New" w:cs="Courier New"/>
      </w:rPr>
    </w:lvl>
    <w:lvl w:ilvl="2">
      <w:start w:val="1"/>
      <w:numFmt w:val="bullet"/>
      <w:lvlText w:val="▪"/>
      <w:lvlJc w:val="left"/>
      <w:pPr>
        <w:ind w:left="2399" w:hanging="360"/>
      </w:pPr>
      <w:rPr>
        <w:rFonts w:ascii="Noto Sans Symbols" w:eastAsia="Noto Sans Symbols" w:hAnsi="Noto Sans Symbols" w:cs="Noto Sans Symbols"/>
      </w:rPr>
    </w:lvl>
    <w:lvl w:ilvl="3">
      <w:start w:val="1"/>
      <w:numFmt w:val="bullet"/>
      <w:lvlText w:val="●"/>
      <w:lvlJc w:val="left"/>
      <w:pPr>
        <w:ind w:left="3119" w:hanging="360"/>
      </w:pPr>
      <w:rPr>
        <w:rFonts w:ascii="Noto Sans Symbols" w:eastAsia="Noto Sans Symbols" w:hAnsi="Noto Sans Symbols" w:cs="Noto Sans Symbols"/>
      </w:rPr>
    </w:lvl>
    <w:lvl w:ilvl="4">
      <w:start w:val="1"/>
      <w:numFmt w:val="bullet"/>
      <w:lvlText w:val="o"/>
      <w:lvlJc w:val="left"/>
      <w:pPr>
        <w:ind w:left="3839" w:hanging="360"/>
      </w:pPr>
      <w:rPr>
        <w:rFonts w:ascii="Courier New" w:eastAsia="Courier New" w:hAnsi="Courier New" w:cs="Courier New"/>
      </w:rPr>
    </w:lvl>
    <w:lvl w:ilvl="5">
      <w:start w:val="1"/>
      <w:numFmt w:val="bullet"/>
      <w:lvlText w:val="▪"/>
      <w:lvlJc w:val="left"/>
      <w:pPr>
        <w:ind w:left="4559" w:hanging="360"/>
      </w:pPr>
      <w:rPr>
        <w:rFonts w:ascii="Noto Sans Symbols" w:eastAsia="Noto Sans Symbols" w:hAnsi="Noto Sans Symbols" w:cs="Noto Sans Symbols"/>
      </w:rPr>
    </w:lvl>
    <w:lvl w:ilvl="6">
      <w:start w:val="1"/>
      <w:numFmt w:val="bullet"/>
      <w:lvlText w:val="●"/>
      <w:lvlJc w:val="left"/>
      <w:pPr>
        <w:ind w:left="5279" w:hanging="360"/>
      </w:pPr>
      <w:rPr>
        <w:rFonts w:ascii="Noto Sans Symbols" w:eastAsia="Noto Sans Symbols" w:hAnsi="Noto Sans Symbols" w:cs="Noto Sans Symbols"/>
      </w:rPr>
    </w:lvl>
    <w:lvl w:ilvl="7">
      <w:start w:val="1"/>
      <w:numFmt w:val="bullet"/>
      <w:lvlText w:val="o"/>
      <w:lvlJc w:val="left"/>
      <w:pPr>
        <w:ind w:left="5999" w:hanging="360"/>
      </w:pPr>
      <w:rPr>
        <w:rFonts w:ascii="Courier New" w:eastAsia="Courier New" w:hAnsi="Courier New" w:cs="Courier New"/>
      </w:rPr>
    </w:lvl>
    <w:lvl w:ilvl="8">
      <w:start w:val="1"/>
      <w:numFmt w:val="bullet"/>
      <w:lvlText w:val="▪"/>
      <w:lvlJc w:val="left"/>
      <w:pPr>
        <w:ind w:left="6719" w:hanging="360"/>
      </w:pPr>
      <w:rPr>
        <w:rFonts w:ascii="Noto Sans Symbols" w:eastAsia="Noto Sans Symbols" w:hAnsi="Noto Sans Symbols" w:cs="Noto Sans Symbols"/>
      </w:rPr>
    </w:lvl>
  </w:abstractNum>
  <w:abstractNum w:abstractNumId="8" w15:restartNumberingAfterBreak="0">
    <w:nsid w:val="27FF1B25"/>
    <w:multiLevelType w:val="multilevel"/>
    <w:tmpl w:val="0E367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7A1313"/>
    <w:multiLevelType w:val="multilevel"/>
    <w:tmpl w:val="D2CC8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D42E87"/>
    <w:multiLevelType w:val="multilevel"/>
    <w:tmpl w:val="6390E822"/>
    <w:lvl w:ilvl="0">
      <w:start w:val="1"/>
      <w:numFmt w:val="decimal"/>
      <w:lvlText w:val="%1."/>
      <w:lvlJc w:val="left"/>
      <w:pPr>
        <w:ind w:left="599" w:hanging="360"/>
      </w:pPr>
    </w:lvl>
    <w:lvl w:ilvl="1">
      <w:start w:val="1"/>
      <w:numFmt w:val="lowerLetter"/>
      <w:lvlText w:val="%2."/>
      <w:lvlJc w:val="left"/>
      <w:pPr>
        <w:ind w:left="1319" w:hanging="360"/>
      </w:pPr>
    </w:lvl>
    <w:lvl w:ilvl="2">
      <w:start w:val="1"/>
      <w:numFmt w:val="lowerRoman"/>
      <w:lvlText w:val="%3."/>
      <w:lvlJc w:val="right"/>
      <w:pPr>
        <w:ind w:left="2039" w:hanging="180"/>
      </w:pPr>
    </w:lvl>
    <w:lvl w:ilvl="3">
      <w:start w:val="1"/>
      <w:numFmt w:val="decimal"/>
      <w:lvlText w:val="%4."/>
      <w:lvlJc w:val="left"/>
      <w:pPr>
        <w:ind w:left="2759" w:hanging="360"/>
      </w:pPr>
    </w:lvl>
    <w:lvl w:ilvl="4">
      <w:start w:val="1"/>
      <w:numFmt w:val="lowerLetter"/>
      <w:lvlText w:val="%5."/>
      <w:lvlJc w:val="left"/>
      <w:pPr>
        <w:ind w:left="3479" w:hanging="360"/>
      </w:pPr>
    </w:lvl>
    <w:lvl w:ilvl="5">
      <w:start w:val="1"/>
      <w:numFmt w:val="lowerRoman"/>
      <w:lvlText w:val="%6."/>
      <w:lvlJc w:val="right"/>
      <w:pPr>
        <w:ind w:left="4199" w:hanging="180"/>
      </w:pPr>
    </w:lvl>
    <w:lvl w:ilvl="6">
      <w:start w:val="1"/>
      <w:numFmt w:val="decimal"/>
      <w:lvlText w:val="%7."/>
      <w:lvlJc w:val="left"/>
      <w:pPr>
        <w:ind w:left="4919" w:hanging="360"/>
      </w:pPr>
    </w:lvl>
    <w:lvl w:ilvl="7">
      <w:start w:val="1"/>
      <w:numFmt w:val="lowerLetter"/>
      <w:lvlText w:val="%8."/>
      <w:lvlJc w:val="left"/>
      <w:pPr>
        <w:ind w:left="5639" w:hanging="360"/>
      </w:pPr>
    </w:lvl>
    <w:lvl w:ilvl="8">
      <w:start w:val="1"/>
      <w:numFmt w:val="lowerRoman"/>
      <w:lvlText w:val="%9."/>
      <w:lvlJc w:val="right"/>
      <w:pPr>
        <w:ind w:left="6359" w:hanging="180"/>
      </w:pPr>
    </w:lvl>
  </w:abstractNum>
  <w:abstractNum w:abstractNumId="11" w15:restartNumberingAfterBreak="0">
    <w:nsid w:val="726448D7"/>
    <w:multiLevelType w:val="multilevel"/>
    <w:tmpl w:val="688A1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6FE4574"/>
    <w:multiLevelType w:val="multilevel"/>
    <w:tmpl w:val="71FEA5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F07099E"/>
    <w:multiLevelType w:val="multilevel"/>
    <w:tmpl w:val="2C341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6"/>
  </w:num>
  <w:num w:numId="3">
    <w:abstractNumId w:val="8"/>
  </w:num>
  <w:num w:numId="4">
    <w:abstractNumId w:val="13"/>
  </w:num>
  <w:num w:numId="5">
    <w:abstractNumId w:val="1"/>
  </w:num>
  <w:num w:numId="6">
    <w:abstractNumId w:val="2"/>
  </w:num>
  <w:num w:numId="7">
    <w:abstractNumId w:val="0"/>
  </w:num>
  <w:num w:numId="8">
    <w:abstractNumId w:val="5"/>
  </w:num>
  <w:num w:numId="9">
    <w:abstractNumId w:val="10"/>
  </w:num>
  <w:num w:numId="10">
    <w:abstractNumId w:val="3"/>
  </w:num>
  <w:num w:numId="11">
    <w:abstractNumId w:val="7"/>
  </w:num>
  <w:num w:numId="12">
    <w:abstractNumId w:val="12"/>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91"/>
    <w:rsid w:val="00134091"/>
    <w:rsid w:val="0054581F"/>
    <w:rsid w:val="007A647D"/>
    <w:rsid w:val="008A7ABD"/>
    <w:rsid w:val="009F065A"/>
    <w:rsid w:val="00B74A6F"/>
    <w:rsid w:val="00DC47AE"/>
    <w:rsid w:val="00F3660E"/>
    <w:rsid w:val="00F52D04"/>
    <w:rsid w:val="00F96C1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6C40"/>
  <w15:docId w15:val="{BB511D08-FB45-450B-9ED3-8AC4A134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en-US" w:bidi="bn-BD"/>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636" w:hanging="276"/>
      <w:outlineLvl w:val="0"/>
    </w:pPr>
    <w:rPr>
      <w:rFonts w:ascii="Calibri" w:eastAsia="Calibri" w:hAnsi="Calibri" w:cs="Calibri"/>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color w:val="243F61"/>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36609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613" w:lineRule="auto"/>
      <w:ind w:left="360"/>
    </w:pPr>
    <w:rPr>
      <w:rFonts w:ascii="Calibri" w:eastAsia="Calibri" w:hAnsi="Calibri" w:cs="Calibri"/>
      <w:sz w:val="52"/>
      <w:szCs w:val="52"/>
    </w:rPr>
  </w:style>
  <w:style w:type="paragraph" w:styleId="BodyText">
    <w:name w:val="Body Text"/>
    <w:basedOn w:val="Normal"/>
    <w:uiPriority w:val="1"/>
    <w:qFormat/>
    <w:pPr>
      <w:spacing w:before="40"/>
      <w:ind w:left="481" w:hanging="121"/>
    </w:pPr>
  </w:style>
  <w:style w:type="paragraph" w:styleId="ListParagraph">
    <w:name w:val="List Paragraph"/>
    <w:basedOn w:val="Normal"/>
    <w:uiPriority w:val="1"/>
    <w:qFormat/>
    <w:pPr>
      <w:spacing w:before="40"/>
      <w:ind w:left="481" w:hanging="121"/>
    </w:pPr>
  </w:style>
  <w:style w:type="paragraph" w:customStyle="1" w:styleId="TableParagraph">
    <w:name w:val="Table Paragraph"/>
    <w:basedOn w:val="Normal"/>
    <w:uiPriority w:val="1"/>
    <w:qFormat/>
    <w:pPr>
      <w:spacing w:before="119"/>
      <w:ind w:left="474"/>
    </w:pPr>
  </w:style>
  <w:style w:type="character" w:customStyle="1" w:styleId="Heading3Char">
    <w:name w:val="Heading 3 Char"/>
    <w:basedOn w:val="DefaultParagraphFont"/>
    <w:link w:val="Heading3"/>
    <w:uiPriority w:val="9"/>
    <w:semiHidden/>
    <w:rsid w:val="000C108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C108D"/>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BE4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C9402B"/>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GridTable4">
    <w:name w:val="Grid Table 4"/>
    <w:basedOn w:val="TableNormal"/>
    <w:uiPriority w:val="49"/>
    <w:rsid w:val="00C9402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9402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paragraph" w:styleId="BalloonText">
    <w:name w:val="Balloon Text"/>
    <w:basedOn w:val="Normal"/>
    <w:link w:val="BalloonTextChar"/>
    <w:uiPriority w:val="99"/>
    <w:semiHidden/>
    <w:unhideWhenUsed/>
    <w:rsid w:val="0054581F"/>
    <w:rPr>
      <w:rFonts w:ascii="Segoe UI" w:hAnsi="Segoe UI" w:cs="Segoe UI"/>
      <w:sz w:val="18"/>
    </w:rPr>
  </w:style>
  <w:style w:type="character" w:customStyle="1" w:styleId="BalloonTextChar">
    <w:name w:val="Balloon Text Char"/>
    <w:basedOn w:val="DefaultParagraphFont"/>
    <w:link w:val="BalloonText"/>
    <w:uiPriority w:val="99"/>
    <w:semiHidden/>
    <w:rsid w:val="0054581F"/>
    <w:rPr>
      <w:rFonts w:ascii="Segoe UI" w:hAnsi="Segoe UI" w:cs="Segoe U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88i4vej1zRxT3IO1xQ1kK9BzQ==">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3056</Words>
  <Characters>17425</Characters>
  <Application>Microsoft Office Word</Application>
  <DocSecurity>0</DocSecurity>
  <Lines>145</Lines>
  <Paragraphs>40</Paragraphs>
  <ScaleCrop>false</ScaleCrop>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Mr. Md. Muhyminul</cp:lastModifiedBy>
  <cp:revision>10</cp:revision>
  <cp:lastPrinted>2025-11-29T07:40:00Z</cp:lastPrinted>
  <dcterms:created xsi:type="dcterms:W3CDTF">2025-08-24T17:25:00Z</dcterms:created>
  <dcterms:modified xsi:type="dcterms:W3CDTF">2025-11-30T07:51:00Z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for Microsoft 365</vt:lpwstr>
  </property>
  <property fmtid="{D5CDD505-2E9C-101B-9397-08002B2CF9AE}" pid="4" name="LastSaved">
    <vt:filetime>2025-08-24T00:00:00Z</vt:filetime>
  </property>
  <property fmtid="{D5CDD505-2E9C-101B-9397-08002B2CF9AE}" pid="5" name="Producer">
    <vt:lpwstr>Microsoft® Word for Microsoft 365</vt:lpwstr>
  </property>
</Properties>
</file>