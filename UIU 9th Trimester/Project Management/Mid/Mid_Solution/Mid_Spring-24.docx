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02BF" w:rsidRDefault="000F6FF2">
      <w:pPr>
        <w:pStyle w:val="Title"/>
        <w:ind w:firstLine="360"/>
        <w:jc w:val="both"/>
        <w:rPr>
          <w:sz w:val="48"/>
          <w:szCs w:val="48"/>
        </w:rPr>
      </w:pPr>
      <w:sdt>
        <w:sdtPr>
          <w:tag w:val="goog_rdk_1"/>
          <w:id w:val="1208466587"/>
        </w:sdtPr>
        <w:sdtEndPr/>
        <w:sdtContent>
          <w:sdt>
            <w:sdtPr>
              <w:tag w:val="goog_rdk_2"/>
              <w:id w:val="884273083"/>
              <w:showingPlcHdr/>
            </w:sdtPr>
            <w:sdtEndPr/>
            <w:sdtContent>
              <w:r>
                <w:t xml:space="preserve">     </w:t>
              </w:r>
            </w:sdtContent>
          </w:sdt>
        </w:sdtContent>
      </w:sdt>
      <w:r w:rsidR="002A4356">
        <w:rPr>
          <w:color w:val="17365D"/>
          <w:sz w:val="48"/>
          <w:szCs w:val="48"/>
        </w:rPr>
        <w:t>PMG 4101 – Mid-Term Exam (Spring</w:t>
      </w:r>
      <w:r w:rsidR="002A4356">
        <w:rPr>
          <w:sz w:val="48"/>
          <w:szCs w:val="48"/>
        </w:rPr>
        <w:t>-</w:t>
      </w:r>
      <w:r w:rsidR="002A4356">
        <w:rPr>
          <w:color w:val="17365D"/>
          <w:sz w:val="48"/>
          <w:szCs w:val="48"/>
        </w:rPr>
        <w:t>2024)</w:t>
      </w:r>
      <w:r w:rsidR="002A4356">
        <w:rPr>
          <w:noProof/>
        </w:rPr>
        <mc:AlternateContent>
          <mc:Choice Requires="wpg">
            <w:drawing>
              <wp:anchor distT="0" distB="0" distL="0" distR="0" simplePos="0" relativeHeight="251658240" behindDoc="0" locked="0" layoutInCell="1" hidden="0" allowOverlap="1">
                <wp:simplePos x="0" y="0"/>
                <wp:positionH relativeFrom="column">
                  <wp:posOffset>663054</wp:posOffset>
                </wp:positionH>
                <wp:positionV relativeFrom="paragraph">
                  <wp:posOffset>449475</wp:posOffset>
                </wp:positionV>
                <wp:extent cx="5533390" cy="22225"/>
                <wp:effectExtent l="0" t="0" r="0" b="0"/>
                <wp:wrapNone/>
                <wp:docPr id="2" name="Freeform: Shape 2"/>
                <wp:cNvGraphicFramePr/>
                <a:graphic xmlns:a="http://schemas.openxmlformats.org/drawingml/2006/main">
                  <a:graphicData uri="http://schemas.microsoft.com/office/word/2010/wordprocessingShape">
                    <wps:wsp>
                      <wps:cNvSpPr/>
                      <wps:spPr>
                        <a:xfrm>
                          <a:off x="2584068" y="3773650"/>
                          <a:ext cx="5523865" cy="12700"/>
                        </a:xfrm>
                        <a:custGeom>
                          <a:avLst/>
                          <a:gdLst/>
                          <a:ahLst/>
                          <a:cxnLst/>
                          <a:rect l="l" t="t" r="r" b="b"/>
                          <a:pathLst>
                            <a:path w="5523865" h="12700" extrusionOk="0">
                              <a:moveTo>
                                <a:pt x="5523865" y="0"/>
                              </a:moveTo>
                              <a:lnTo>
                                <a:pt x="0" y="0"/>
                              </a:lnTo>
                              <a:lnTo>
                                <a:pt x="0" y="12191"/>
                              </a:lnTo>
                              <a:lnTo>
                                <a:pt x="5523865" y="12191"/>
                              </a:lnTo>
                              <a:lnTo>
                                <a:pt x="5523865" y="0"/>
                              </a:lnTo>
                              <a:close/>
                            </a:path>
                          </a:pathLst>
                        </a:custGeom>
                        <a:solidFill>
                          <a:srgbClr val="4F81BC"/>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663054</wp:posOffset>
                </wp:positionH>
                <wp:positionV relativeFrom="paragraph">
                  <wp:posOffset>449475</wp:posOffset>
                </wp:positionV>
                <wp:extent cx="5533390" cy="22225"/>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533390" cy="22225"/>
                        </a:xfrm>
                        <a:prstGeom prst="rect"/>
                        <a:ln/>
                      </pic:spPr>
                    </pic:pic>
                  </a:graphicData>
                </a:graphic>
              </wp:anchor>
            </w:drawing>
          </mc:Fallback>
        </mc:AlternateContent>
      </w:r>
    </w:p>
    <w:p w:rsidR="006502BF" w:rsidRDefault="006502BF">
      <w:pPr>
        <w:pBdr>
          <w:top w:val="nil"/>
          <w:left w:val="nil"/>
          <w:bottom w:val="nil"/>
          <w:right w:val="nil"/>
          <w:between w:val="nil"/>
        </w:pBdr>
        <w:jc w:val="both"/>
        <w:rPr>
          <w:color w:val="000000"/>
        </w:rPr>
      </w:pPr>
    </w:p>
    <w:p w:rsidR="006502BF" w:rsidRDefault="006502BF">
      <w:pPr>
        <w:pBdr>
          <w:top w:val="nil"/>
          <w:left w:val="nil"/>
          <w:bottom w:val="nil"/>
          <w:right w:val="nil"/>
          <w:between w:val="nil"/>
        </w:pBdr>
        <w:spacing w:before="41"/>
        <w:jc w:val="both"/>
        <w:rPr>
          <w:color w:val="000000"/>
        </w:rPr>
      </w:pPr>
    </w:p>
    <w:p w:rsidR="006502BF" w:rsidRDefault="002A4356">
      <w:pPr>
        <w:pStyle w:val="Heading1"/>
        <w:numPr>
          <w:ilvl w:val="0"/>
          <w:numId w:val="5"/>
        </w:numPr>
        <w:tabs>
          <w:tab w:val="left" w:pos="636"/>
        </w:tabs>
        <w:ind w:left="636" w:hanging="276"/>
        <w:jc w:val="both"/>
        <w:rPr>
          <w:sz w:val="36"/>
          <w:szCs w:val="36"/>
          <w:u w:val="single"/>
        </w:rPr>
      </w:pPr>
      <w:r>
        <w:rPr>
          <w:color w:val="365F91"/>
          <w:sz w:val="36"/>
          <w:szCs w:val="36"/>
          <w:u w:val="single"/>
        </w:rPr>
        <w:t>Methodology &amp; SCRUM Concepts:</w:t>
      </w:r>
    </w:p>
    <w:p w:rsidR="006502BF" w:rsidRDefault="002A4356">
      <w:pPr>
        <w:pBdr>
          <w:top w:val="nil"/>
          <w:left w:val="nil"/>
          <w:bottom w:val="nil"/>
          <w:right w:val="nil"/>
          <w:between w:val="nil"/>
        </w:pBdr>
        <w:spacing w:before="53"/>
        <w:ind w:left="360"/>
        <w:jc w:val="both"/>
        <w:rPr>
          <w:color w:val="000000"/>
        </w:rPr>
      </w:pPr>
      <w:r>
        <w:rPr>
          <w:b/>
          <w:i/>
          <w:color w:val="000000"/>
        </w:rPr>
        <w:t>Chosen Methodology:</w:t>
      </w:r>
      <w:r>
        <w:rPr>
          <w:color w:val="000000"/>
        </w:rPr>
        <w:t xml:space="preserve"> SCRUM (Agile Methodology)</w:t>
      </w:r>
    </w:p>
    <w:p w:rsidR="006502BF" w:rsidRDefault="002A4356">
      <w:pPr>
        <w:pBdr>
          <w:top w:val="nil"/>
          <w:left w:val="nil"/>
          <w:bottom w:val="nil"/>
          <w:right w:val="nil"/>
          <w:between w:val="nil"/>
        </w:pBdr>
        <w:spacing w:before="53"/>
        <w:ind w:left="360"/>
        <w:jc w:val="both"/>
        <w:rPr>
          <w:color w:val="000000"/>
        </w:rPr>
      </w:pPr>
      <w:r>
        <w:rPr>
          <w:color w:val="000000"/>
        </w:rPr>
        <w:t>For the development of the exam evaluation software, the SCRUM framework within the Agile methodology is the most appropriate choice. Here is the detailed explanation:</w:t>
      </w:r>
    </w:p>
    <w:p w:rsidR="006502BF" w:rsidRDefault="002A4356">
      <w:pPr>
        <w:pBdr>
          <w:top w:val="nil"/>
          <w:left w:val="nil"/>
          <w:bottom w:val="nil"/>
          <w:right w:val="nil"/>
          <w:between w:val="nil"/>
        </w:pBdr>
        <w:spacing w:before="53"/>
        <w:ind w:left="360"/>
        <w:jc w:val="both"/>
        <w:rPr>
          <w:b/>
          <w:i/>
          <w:color w:val="000000"/>
          <w:u w:val="single"/>
        </w:rPr>
      </w:pPr>
      <w:r>
        <w:rPr>
          <w:b/>
          <w:i/>
          <w:color w:val="000000"/>
        </w:rPr>
        <w:t xml:space="preserve"> </w:t>
      </w:r>
      <w:r>
        <w:rPr>
          <w:b/>
          <w:i/>
          <w:color w:val="000000"/>
          <w:u w:val="single"/>
        </w:rPr>
        <w:t>Rationale for Choosing SCRUM Methodology:</w:t>
      </w:r>
    </w:p>
    <w:p w:rsidR="006502BF" w:rsidRDefault="002A4356">
      <w:pPr>
        <w:pBdr>
          <w:top w:val="nil"/>
          <w:left w:val="nil"/>
          <w:bottom w:val="nil"/>
          <w:right w:val="nil"/>
          <w:between w:val="nil"/>
        </w:pBdr>
        <w:spacing w:before="53"/>
        <w:ind w:left="360"/>
        <w:jc w:val="both"/>
        <w:rPr>
          <w:color w:val="000000"/>
        </w:rPr>
      </w:pPr>
      <w:r>
        <w:rPr>
          <w:color w:val="000000"/>
        </w:rPr>
        <w:t xml:space="preserve">    1. </w:t>
      </w:r>
      <w:r>
        <w:rPr>
          <w:b/>
          <w:i/>
          <w:color w:val="000000"/>
        </w:rPr>
        <w:t>Complex and Evolving Requirements:</w:t>
      </w:r>
    </w:p>
    <w:p w:rsidR="006502BF" w:rsidRDefault="002A4356">
      <w:pPr>
        <w:pBdr>
          <w:top w:val="nil"/>
          <w:left w:val="nil"/>
          <w:bottom w:val="nil"/>
          <w:right w:val="nil"/>
          <w:between w:val="nil"/>
        </w:pBdr>
        <w:spacing w:before="53"/>
        <w:ind w:left="360"/>
        <w:jc w:val="both"/>
        <w:rPr>
          <w:color w:val="000000"/>
        </w:rPr>
      </w:pPr>
      <w:r>
        <w:rPr>
          <w:color w:val="000000"/>
        </w:rPr>
        <w:t xml:space="preserve">    </w:t>
      </w:r>
      <w:r>
        <w:rPr>
          <w:color w:val="000000"/>
        </w:rPr>
        <w:tab/>
      </w:r>
      <w:r>
        <w:rPr>
          <w:color w:val="000000"/>
        </w:rPr>
        <w:tab/>
        <w:t>The project involves sophisticated features, such as AI integration for real-time monitoring, plagiarism detection, and performance benchmarking. Given the evolving nature of the features and potential adjustments as the project progresses, SCRUM allows for flexibility and adaptability.</w:t>
      </w:r>
    </w:p>
    <w:p w:rsidR="006502BF" w:rsidRDefault="002A4356">
      <w:pPr>
        <w:pBdr>
          <w:top w:val="nil"/>
          <w:left w:val="nil"/>
          <w:bottom w:val="nil"/>
          <w:right w:val="nil"/>
          <w:between w:val="nil"/>
        </w:pBdr>
        <w:spacing w:before="53"/>
        <w:ind w:left="360"/>
        <w:jc w:val="both"/>
        <w:rPr>
          <w:color w:val="000000"/>
        </w:rPr>
      </w:pPr>
      <w:r>
        <w:rPr>
          <w:color w:val="000000"/>
        </w:rPr>
        <w:t xml:space="preserve">    </w:t>
      </w:r>
      <w:r>
        <w:rPr>
          <w:color w:val="000000"/>
        </w:rPr>
        <w:tab/>
      </w:r>
      <w:r>
        <w:rPr>
          <w:color w:val="000000"/>
        </w:rPr>
        <w:tab/>
        <w:t>The scope of the project includes multilingual capabilities and real-time exam monitoring, both of which might evolve based on user feedback. SCRUM supports these iterative updates and refinements throughout the development cycle.</w:t>
      </w:r>
    </w:p>
    <w:p w:rsidR="006502BF" w:rsidRDefault="002A4356">
      <w:pPr>
        <w:pBdr>
          <w:top w:val="nil"/>
          <w:left w:val="nil"/>
          <w:bottom w:val="nil"/>
          <w:right w:val="nil"/>
          <w:between w:val="nil"/>
        </w:pBdr>
        <w:spacing w:before="53"/>
        <w:ind w:left="360"/>
        <w:jc w:val="both"/>
        <w:rPr>
          <w:color w:val="000000"/>
        </w:rPr>
      </w:pPr>
      <w:r>
        <w:rPr>
          <w:color w:val="000000"/>
        </w:rPr>
        <w:t xml:space="preserve">    2. </w:t>
      </w:r>
      <w:r>
        <w:rPr>
          <w:b/>
          <w:i/>
          <w:color w:val="000000"/>
        </w:rPr>
        <w:t>Frequent Feedback from Stakeholders:</w:t>
      </w:r>
    </w:p>
    <w:p w:rsidR="006502BF" w:rsidRDefault="002A4356">
      <w:pPr>
        <w:pBdr>
          <w:top w:val="nil"/>
          <w:left w:val="nil"/>
          <w:bottom w:val="nil"/>
          <w:right w:val="nil"/>
          <w:between w:val="nil"/>
        </w:pBdr>
        <w:spacing w:before="53"/>
        <w:ind w:left="360"/>
        <w:jc w:val="both"/>
        <w:rPr>
          <w:color w:val="000000"/>
        </w:rPr>
      </w:pPr>
      <w:r>
        <w:rPr>
          <w:color w:val="000000"/>
        </w:rPr>
        <w:t xml:space="preserve">    </w:t>
      </w:r>
      <w:r>
        <w:rPr>
          <w:color w:val="000000"/>
        </w:rPr>
        <w:tab/>
      </w:r>
      <w:r>
        <w:rPr>
          <w:color w:val="000000"/>
        </w:rPr>
        <w:tab/>
        <w:t>With diverse stakeholders, including learners, educators, and exam invigilators, frequent feedback is essential. SCRUM promotes continuous collaboration through regular sprint reviews, where stakeholders can assess the functionality of the software and provide input. This helps ensure the software aligns with user needs and expectations.</w:t>
      </w:r>
    </w:p>
    <w:p w:rsidR="006502BF" w:rsidRDefault="002A4356">
      <w:pPr>
        <w:pBdr>
          <w:top w:val="nil"/>
          <w:left w:val="nil"/>
          <w:bottom w:val="nil"/>
          <w:right w:val="nil"/>
          <w:between w:val="nil"/>
        </w:pBdr>
        <w:spacing w:before="53"/>
        <w:ind w:left="360"/>
        <w:jc w:val="both"/>
        <w:rPr>
          <w:color w:val="000000"/>
        </w:rPr>
      </w:pPr>
      <w:r>
        <w:rPr>
          <w:color w:val="000000"/>
        </w:rPr>
        <w:t xml:space="preserve">    3. </w:t>
      </w:r>
      <w:r>
        <w:rPr>
          <w:b/>
          <w:i/>
          <w:color w:val="000000"/>
        </w:rPr>
        <w:t>Incremental Delivery:</w:t>
      </w:r>
    </w:p>
    <w:p w:rsidR="006502BF" w:rsidRDefault="002A4356">
      <w:pPr>
        <w:pBdr>
          <w:top w:val="nil"/>
          <w:left w:val="nil"/>
          <w:bottom w:val="nil"/>
          <w:right w:val="nil"/>
          <w:between w:val="nil"/>
        </w:pBdr>
        <w:spacing w:before="53"/>
        <w:ind w:left="360"/>
        <w:jc w:val="both"/>
        <w:rPr>
          <w:color w:val="000000"/>
        </w:rPr>
      </w:pPr>
      <w:r>
        <w:rPr>
          <w:color w:val="000000"/>
        </w:rPr>
        <w:t xml:space="preserve">    </w:t>
      </w:r>
      <w:r>
        <w:rPr>
          <w:color w:val="000000"/>
        </w:rPr>
        <w:tab/>
      </w:r>
      <w:r>
        <w:rPr>
          <w:color w:val="000000"/>
        </w:rPr>
        <w:tab/>
        <w:t>The project has a set timeline with specific deliverables (AI integration, multilingual support, etc.). SCRUM’s iterative approach allows the team to develop the software in manageable modules, delivering functionality incrementally. This ensures core features are available early in the development process and gradually improve over time.</w:t>
      </w:r>
    </w:p>
    <w:p w:rsidR="006502BF" w:rsidRDefault="002A4356">
      <w:pPr>
        <w:pBdr>
          <w:top w:val="nil"/>
          <w:left w:val="nil"/>
          <w:bottom w:val="nil"/>
          <w:right w:val="nil"/>
          <w:between w:val="nil"/>
        </w:pBdr>
        <w:spacing w:before="53"/>
        <w:ind w:left="360"/>
        <w:jc w:val="both"/>
        <w:rPr>
          <w:color w:val="000000"/>
        </w:rPr>
      </w:pPr>
      <w:r>
        <w:rPr>
          <w:color w:val="000000"/>
        </w:rPr>
        <w:t xml:space="preserve">    4. </w:t>
      </w:r>
      <w:r>
        <w:rPr>
          <w:b/>
          <w:i/>
          <w:color w:val="000000"/>
        </w:rPr>
        <w:t>Risk Management:</w:t>
      </w:r>
    </w:p>
    <w:p w:rsidR="006502BF" w:rsidRDefault="002A4356">
      <w:pPr>
        <w:pBdr>
          <w:top w:val="nil"/>
          <w:left w:val="nil"/>
          <w:bottom w:val="nil"/>
          <w:right w:val="nil"/>
          <w:between w:val="nil"/>
        </w:pBdr>
        <w:spacing w:before="53"/>
        <w:ind w:left="360"/>
        <w:jc w:val="both"/>
        <w:rPr>
          <w:color w:val="000000"/>
        </w:rPr>
      </w:pPr>
      <w:r>
        <w:rPr>
          <w:color w:val="000000"/>
        </w:rPr>
        <w:t xml:space="preserve">    </w:t>
      </w:r>
      <w:r>
        <w:rPr>
          <w:color w:val="000000"/>
        </w:rPr>
        <w:tab/>
      </w:r>
      <w:r>
        <w:rPr>
          <w:color w:val="000000"/>
        </w:rPr>
        <w:tab/>
        <w:t>As the software integrates complex AI features, such as movement detection during exams, there are risks related to system integration and performance. SCRUM mitigates risks by breaking the project into smaller, testable chunks and allowing the team to address potential issues early in the development cycle.</w:t>
      </w:r>
    </w:p>
    <w:p w:rsidR="006502BF" w:rsidRDefault="002A4356">
      <w:pPr>
        <w:pBdr>
          <w:top w:val="nil"/>
          <w:left w:val="nil"/>
          <w:bottom w:val="nil"/>
          <w:right w:val="nil"/>
          <w:between w:val="nil"/>
        </w:pBdr>
        <w:spacing w:before="53"/>
        <w:ind w:left="360"/>
        <w:jc w:val="both"/>
        <w:rPr>
          <w:b/>
          <w:i/>
          <w:color w:val="000000"/>
        </w:rPr>
      </w:pPr>
      <w:r>
        <w:rPr>
          <w:color w:val="000000"/>
        </w:rPr>
        <w:t xml:space="preserve">    5. </w:t>
      </w:r>
      <w:r>
        <w:rPr>
          <w:b/>
          <w:i/>
          <w:color w:val="000000"/>
        </w:rPr>
        <w:t>Team Collaboration and Specialized Skills:</w:t>
      </w:r>
    </w:p>
    <w:p w:rsidR="006502BF" w:rsidRDefault="002A4356">
      <w:pPr>
        <w:pBdr>
          <w:top w:val="nil"/>
          <w:left w:val="nil"/>
          <w:bottom w:val="nil"/>
          <w:right w:val="nil"/>
          <w:between w:val="nil"/>
        </w:pBdr>
        <w:spacing w:before="53"/>
        <w:ind w:left="360"/>
        <w:jc w:val="both"/>
        <w:rPr>
          <w:color w:val="000000"/>
        </w:rPr>
      </w:pPr>
      <w:r>
        <w:rPr>
          <w:color w:val="000000"/>
        </w:rPr>
        <w:t xml:space="preserve">    </w:t>
      </w:r>
      <w:r>
        <w:rPr>
          <w:color w:val="000000"/>
        </w:rPr>
        <w:tab/>
      </w:r>
      <w:r>
        <w:rPr>
          <w:color w:val="000000"/>
        </w:rPr>
        <w:tab/>
        <w:t>The project requires specialized skills, including AI engineers, ML specialists, and software developers. SCRUM fosters collaboration among cross-functional teams, allowing experts to contribute their knowledge and ensuring smooth communication across the project. This helps the team work cohesively on each component of the software.</w:t>
      </w:r>
    </w:p>
    <w:p w:rsidR="006502BF" w:rsidRDefault="006502BF">
      <w:pPr>
        <w:pBdr>
          <w:top w:val="nil"/>
          <w:left w:val="nil"/>
          <w:bottom w:val="nil"/>
          <w:right w:val="nil"/>
          <w:between w:val="nil"/>
        </w:pBdr>
        <w:spacing w:before="53"/>
        <w:ind w:left="360"/>
        <w:jc w:val="both"/>
        <w:rPr>
          <w:color w:val="000000"/>
        </w:rPr>
      </w:pPr>
    </w:p>
    <w:p w:rsidR="006502BF" w:rsidRDefault="002A4356">
      <w:pPr>
        <w:pBdr>
          <w:top w:val="nil"/>
          <w:left w:val="nil"/>
          <w:bottom w:val="nil"/>
          <w:right w:val="nil"/>
          <w:between w:val="nil"/>
        </w:pBdr>
        <w:spacing w:before="53"/>
        <w:ind w:left="360"/>
        <w:jc w:val="both"/>
        <w:rPr>
          <w:b/>
          <w:i/>
          <w:color w:val="000000"/>
          <w:u w:val="single"/>
        </w:rPr>
      </w:pPr>
      <w:r>
        <w:rPr>
          <w:b/>
          <w:i/>
          <w:color w:val="000000"/>
        </w:rPr>
        <w:t xml:space="preserve">    </w:t>
      </w:r>
      <w:r>
        <w:rPr>
          <w:b/>
          <w:i/>
          <w:color w:val="000000"/>
          <w:u w:val="single"/>
        </w:rPr>
        <w:t>Concepts in SCRUM Methodology:</w:t>
      </w:r>
    </w:p>
    <w:p w:rsidR="006502BF" w:rsidRDefault="002A4356">
      <w:pPr>
        <w:pBdr>
          <w:top w:val="nil"/>
          <w:left w:val="nil"/>
          <w:bottom w:val="nil"/>
          <w:right w:val="nil"/>
          <w:between w:val="nil"/>
        </w:pBdr>
        <w:spacing w:before="53"/>
        <w:ind w:left="360"/>
        <w:jc w:val="both"/>
        <w:rPr>
          <w:color w:val="000000"/>
          <w:u w:val="single"/>
        </w:rPr>
      </w:pPr>
      <w:r>
        <w:rPr>
          <w:color w:val="000000"/>
        </w:rPr>
        <w:t xml:space="preserve">    </w:t>
      </w:r>
      <w:r>
        <w:rPr>
          <w:color w:val="000000"/>
          <w:u w:val="single"/>
        </w:rPr>
        <w:t>Product Backlog:</w:t>
      </w:r>
    </w:p>
    <w:p w:rsidR="006502BF" w:rsidRDefault="002A4356">
      <w:pPr>
        <w:pBdr>
          <w:top w:val="nil"/>
          <w:left w:val="nil"/>
          <w:bottom w:val="nil"/>
          <w:right w:val="nil"/>
          <w:between w:val="nil"/>
        </w:pBdr>
        <w:spacing w:before="53"/>
        <w:ind w:left="360"/>
        <w:jc w:val="both"/>
        <w:rPr>
          <w:color w:val="000000"/>
        </w:rPr>
      </w:pPr>
      <w:r>
        <w:rPr>
          <w:color w:val="000000"/>
        </w:rPr>
        <w:t xml:space="preserve">    </w:t>
      </w:r>
      <w:r>
        <w:rPr>
          <w:color w:val="000000"/>
        </w:rPr>
        <w:tab/>
      </w:r>
      <w:r>
        <w:rPr>
          <w:color w:val="000000"/>
        </w:rPr>
        <w:tab/>
        <w:t>The Product Backlog is a prioritized list of features, functionalities, and enhancements that the development team must work on to meet the project’s objectives. The backlog is constantly updated based on feedback from the client and stakeholders. In this project, the product backlog would include items like "AI-based exam monitoring," "automatic grading," and "plagiarism detection," with each feature broken down into smaller tasks or user stories.</w:t>
      </w:r>
    </w:p>
    <w:p w:rsidR="006502BF" w:rsidRDefault="002A4356">
      <w:pPr>
        <w:pBdr>
          <w:top w:val="nil"/>
          <w:left w:val="nil"/>
          <w:bottom w:val="nil"/>
          <w:right w:val="nil"/>
          <w:between w:val="nil"/>
        </w:pBdr>
        <w:spacing w:before="53"/>
        <w:ind w:left="360"/>
        <w:jc w:val="both"/>
        <w:rPr>
          <w:color w:val="000000"/>
          <w:u w:val="single"/>
        </w:rPr>
      </w:pPr>
      <w:r>
        <w:rPr>
          <w:color w:val="000000"/>
        </w:rPr>
        <w:t xml:space="preserve">    </w:t>
      </w:r>
      <w:r>
        <w:rPr>
          <w:color w:val="000000"/>
          <w:u w:val="single"/>
        </w:rPr>
        <w:t>Scrum of Scrums:</w:t>
      </w:r>
    </w:p>
    <w:p w:rsidR="006502BF" w:rsidRDefault="002A4356">
      <w:pPr>
        <w:pBdr>
          <w:top w:val="nil"/>
          <w:left w:val="nil"/>
          <w:bottom w:val="nil"/>
          <w:right w:val="nil"/>
          <w:between w:val="nil"/>
        </w:pBdr>
        <w:spacing w:before="53"/>
        <w:ind w:left="360"/>
        <w:jc w:val="both"/>
        <w:rPr>
          <w:color w:val="000000"/>
        </w:rPr>
      </w:pPr>
      <w:r>
        <w:rPr>
          <w:color w:val="000000"/>
        </w:rPr>
        <w:t xml:space="preserve">    </w:t>
      </w:r>
      <w:r>
        <w:rPr>
          <w:color w:val="000000"/>
        </w:rPr>
        <w:tab/>
      </w:r>
      <w:r>
        <w:rPr>
          <w:color w:val="000000"/>
        </w:rPr>
        <w:tab/>
        <w:t xml:space="preserve">The Scrum of Scrums is a method used to coordinate multiple Scrum teams working on large projects. Each Scrum team conducts its own sprint planning, review, and retrospective meetings. The Scrum of Scrums is typically a meeting where representatives from each Scrum team meet to discuss their progress, challenges, and </w:t>
      </w:r>
      <w:r>
        <w:rPr>
          <w:color w:val="000000"/>
        </w:rPr>
        <w:lastRenderedPageBreak/>
        <w:t>dependencies on other teams. In this project, if multiple teams are working on different features (e.g., AI integration, multilingual support, testing), the Scrum of Scrums can help align the efforts and ensure no duplication of work.</w:t>
      </w:r>
    </w:p>
    <w:p w:rsidR="006502BF" w:rsidRDefault="006502BF">
      <w:pPr>
        <w:pBdr>
          <w:top w:val="nil"/>
          <w:left w:val="nil"/>
          <w:bottom w:val="nil"/>
          <w:right w:val="nil"/>
          <w:between w:val="nil"/>
        </w:pBdr>
        <w:spacing w:before="53"/>
        <w:ind w:left="360"/>
        <w:jc w:val="both"/>
        <w:rPr>
          <w:color w:val="000000"/>
        </w:rPr>
      </w:pPr>
    </w:p>
    <w:p w:rsidR="006502BF" w:rsidRDefault="002A4356">
      <w:pPr>
        <w:pBdr>
          <w:top w:val="nil"/>
          <w:left w:val="nil"/>
          <w:bottom w:val="nil"/>
          <w:right w:val="nil"/>
          <w:between w:val="nil"/>
        </w:pBdr>
        <w:spacing w:before="53"/>
        <w:ind w:left="360"/>
        <w:jc w:val="both"/>
        <w:rPr>
          <w:b/>
          <w:i/>
          <w:color w:val="000000"/>
          <w:u w:val="single"/>
        </w:rPr>
      </w:pPr>
      <w:r>
        <w:rPr>
          <w:color w:val="000000"/>
        </w:rPr>
        <w:t xml:space="preserve">    </w:t>
      </w:r>
      <w:r>
        <w:rPr>
          <w:b/>
          <w:i/>
          <w:color w:val="000000"/>
          <w:u w:val="single"/>
        </w:rPr>
        <w:t>Drawbacks of SCRUM Methodology:</w:t>
      </w:r>
    </w:p>
    <w:p w:rsidR="006502BF" w:rsidRDefault="002A4356">
      <w:pPr>
        <w:pBdr>
          <w:top w:val="nil"/>
          <w:left w:val="nil"/>
          <w:bottom w:val="nil"/>
          <w:right w:val="nil"/>
          <w:between w:val="nil"/>
        </w:pBdr>
        <w:spacing w:before="53"/>
        <w:ind w:left="360"/>
        <w:jc w:val="both"/>
        <w:rPr>
          <w:color w:val="000000"/>
        </w:rPr>
      </w:pPr>
      <w:r>
        <w:rPr>
          <w:color w:val="000000"/>
        </w:rPr>
        <w:t xml:space="preserve">    1. Over-Reliance on Collaboration:</w:t>
      </w:r>
    </w:p>
    <w:p w:rsidR="006502BF" w:rsidRDefault="002A4356">
      <w:pPr>
        <w:pBdr>
          <w:top w:val="nil"/>
          <w:left w:val="nil"/>
          <w:bottom w:val="nil"/>
          <w:right w:val="nil"/>
          <w:between w:val="nil"/>
        </w:pBdr>
        <w:spacing w:before="53"/>
        <w:ind w:left="360"/>
        <w:jc w:val="both"/>
        <w:rPr>
          <w:color w:val="000000"/>
        </w:rPr>
      </w:pPr>
      <w:r>
        <w:rPr>
          <w:color w:val="000000"/>
        </w:rPr>
        <w:t xml:space="preserve">    </w:t>
      </w:r>
      <w:r>
        <w:rPr>
          <w:color w:val="000000"/>
        </w:rPr>
        <w:tab/>
      </w:r>
      <w:r>
        <w:rPr>
          <w:color w:val="000000"/>
        </w:rPr>
        <w:tab/>
        <w:t>SCRUM heavily depends on daily stand-ups, sprint reviews, and continuous collaboration among team members. If team members are spread across different locations or if communication channels are not strong, it may lead to delays and miscommunication.</w:t>
      </w:r>
    </w:p>
    <w:p w:rsidR="006502BF" w:rsidRDefault="002A4356">
      <w:pPr>
        <w:pBdr>
          <w:top w:val="nil"/>
          <w:left w:val="nil"/>
          <w:bottom w:val="nil"/>
          <w:right w:val="nil"/>
          <w:between w:val="nil"/>
        </w:pBdr>
        <w:spacing w:before="53"/>
        <w:ind w:left="360"/>
        <w:jc w:val="both"/>
        <w:rPr>
          <w:color w:val="000000"/>
        </w:rPr>
      </w:pPr>
      <w:r>
        <w:rPr>
          <w:color w:val="000000"/>
        </w:rPr>
        <w:t xml:space="preserve">    2. Difficulty in Estimation:</w:t>
      </w:r>
    </w:p>
    <w:p w:rsidR="006502BF" w:rsidRDefault="002A4356">
      <w:pPr>
        <w:pBdr>
          <w:top w:val="nil"/>
          <w:left w:val="nil"/>
          <w:bottom w:val="nil"/>
          <w:right w:val="nil"/>
          <w:between w:val="nil"/>
        </w:pBdr>
        <w:spacing w:before="53"/>
        <w:ind w:left="360"/>
        <w:jc w:val="both"/>
        <w:rPr>
          <w:color w:val="000000"/>
        </w:rPr>
      </w:pPr>
      <w:r>
        <w:rPr>
          <w:color w:val="000000"/>
        </w:rPr>
        <w:t xml:space="preserve">    </w:t>
      </w:r>
      <w:r>
        <w:rPr>
          <w:color w:val="000000"/>
        </w:rPr>
        <w:tab/>
      </w:r>
      <w:r>
        <w:rPr>
          <w:color w:val="000000"/>
        </w:rPr>
        <w:tab/>
        <w:t>Estimating the time and effort required for certain tasks, particularly for AI/ML integration and testing, can be challenging. SCRUM relies on story points and velocity, but predicting the exact effort for complex components may lead to inaccurate estimates.</w:t>
      </w:r>
    </w:p>
    <w:p w:rsidR="006502BF" w:rsidRDefault="002A4356">
      <w:pPr>
        <w:pBdr>
          <w:top w:val="nil"/>
          <w:left w:val="nil"/>
          <w:bottom w:val="nil"/>
          <w:right w:val="nil"/>
          <w:between w:val="nil"/>
        </w:pBdr>
        <w:spacing w:before="53"/>
        <w:ind w:left="360"/>
        <w:jc w:val="both"/>
        <w:rPr>
          <w:color w:val="000000"/>
        </w:rPr>
      </w:pPr>
      <w:r>
        <w:rPr>
          <w:color w:val="000000"/>
        </w:rPr>
        <w:t xml:space="preserve">    3. Team Member Experience:</w:t>
      </w:r>
    </w:p>
    <w:p w:rsidR="006502BF" w:rsidRDefault="002A4356">
      <w:pPr>
        <w:pBdr>
          <w:top w:val="nil"/>
          <w:left w:val="nil"/>
          <w:bottom w:val="nil"/>
          <w:right w:val="nil"/>
          <w:between w:val="nil"/>
        </w:pBdr>
        <w:spacing w:before="53"/>
        <w:ind w:left="360"/>
        <w:jc w:val="both"/>
        <w:rPr>
          <w:color w:val="000000"/>
        </w:rPr>
      </w:pPr>
      <w:r>
        <w:rPr>
          <w:color w:val="000000"/>
        </w:rPr>
        <w:t xml:space="preserve">    </w:t>
      </w:r>
      <w:r>
        <w:rPr>
          <w:color w:val="000000"/>
        </w:rPr>
        <w:tab/>
      </w:r>
      <w:r>
        <w:rPr>
          <w:color w:val="000000"/>
        </w:rPr>
        <w:tab/>
        <w:t>SCRUM requires all team members to be well-versed in Agile practices. If some team members lack experience, it may slow down the sprint process and affect the overall efficiency of the project.</w:t>
      </w:r>
    </w:p>
    <w:p w:rsidR="006502BF" w:rsidRDefault="006502BF">
      <w:pPr>
        <w:pBdr>
          <w:top w:val="nil"/>
          <w:left w:val="nil"/>
          <w:bottom w:val="nil"/>
          <w:right w:val="nil"/>
          <w:between w:val="nil"/>
        </w:pBdr>
        <w:spacing w:before="53"/>
        <w:ind w:left="360"/>
        <w:jc w:val="both"/>
        <w:rPr>
          <w:color w:val="000000"/>
        </w:rPr>
      </w:pPr>
    </w:p>
    <w:p w:rsidR="006502BF" w:rsidRDefault="002A4356">
      <w:pPr>
        <w:pBdr>
          <w:top w:val="nil"/>
          <w:left w:val="nil"/>
          <w:bottom w:val="nil"/>
          <w:right w:val="nil"/>
          <w:between w:val="nil"/>
        </w:pBdr>
        <w:spacing w:before="53"/>
        <w:ind w:left="360"/>
        <w:jc w:val="both"/>
        <w:rPr>
          <w:b/>
          <w:i/>
          <w:color w:val="000000"/>
          <w:u w:val="single"/>
        </w:rPr>
      </w:pPr>
      <w:r>
        <w:rPr>
          <w:color w:val="000000"/>
        </w:rPr>
        <w:t xml:space="preserve">   </w:t>
      </w:r>
      <w:r>
        <w:rPr>
          <w:b/>
          <w:i/>
          <w:color w:val="000000"/>
        </w:rPr>
        <w:t xml:space="preserve"> </w:t>
      </w:r>
      <w:r>
        <w:rPr>
          <w:b/>
          <w:i/>
          <w:color w:val="000000"/>
          <w:u w:val="single"/>
        </w:rPr>
        <w:t>When SCRUM is Ideal:</w:t>
      </w:r>
    </w:p>
    <w:p w:rsidR="006502BF" w:rsidRDefault="002A4356">
      <w:pPr>
        <w:pBdr>
          <w:top w:val="nil"/>
          <w:left w:val="nil"/>
          <w:bottom w:val="nil"/>
          <w:right w:val="nil"/>
          <w:between w:val="nil"/>
        </w:pBdr>
        <w:spacing w:before="53"/>
        <w:ind w:left="360"/>
        <w:jc w:val="both"/>
        <w:rPr>
          <w:color w:val="000000"/>
        </w:rPr>
      </w:pPr>
      <w:r>
        <w:rPr>
          <w:color w:val="000000"/>
        </w:rPr>
        <w:t xml:space="preserve">    SCRUM is most beneficial in projects that have:</w:t>
      </w:r>
    </w:p>
    <w:p w:rsidR="006502BF" w:rsidRDefault="002A4356">
      <w:pPr>
        <w:numPr>
          <w:ilvl w:val="0"/>
          <w:numId w:val="4"/>
        </w:numPr>
        <w:pBdr>
          <w:top w:val="nil"/>
          <w:left w:val="nil"/>
          <w:bottom w:val="nil"/>
          <w:right w:val="nil"/>
          <w:between w:val="nil"/>
        </w:pBdr>
        <w:spacing w:before="53"/>
        <w:jc w:val="both"/>
      </w:pPr>
      <w:r>
        <w:rPr>
          <w:color w:val="000000"/>
        </w:rPr>
        <w:t>Evolving requirements that need frequent changes or updates.</w:t>
      </w:r>
    </w:p>
    <w:p w:rsidR="006502BF" w:rsidRDefault="002A4356">
      <w:pPr>
        <w:numPr>
          <w:ilvl w:val="0"/>
          <w:numId w:val="4"/>
        </w:numPr>
        <w:pBdr>
          <w:top w:val="nil"/>
          <w:left w:val="nil"/>
          <w:bottom w:val="nil"/>
          <w:right w:val="nil"/>
          <w:between w:val="nil"/>
        </w:pBdr>
        <w:spacing w:before="53"/>
        <w:jc w:val="both"/>
      </w:pPr>
      <w:r>
        <w:rPr>
          <w:color w:val="000000"/>
        </w:rPr>
        <w:t>Continuous stakeholder feedback and involvement.</w:t>
      </w:r>
    </w:p>
    <w:p w:rsidR="006502BF" w:rsidRDefault="002A4356">
      <w:pPr>
        <w:numPr>
          <w:ilvl w:val="0"/>
          <w:numId w:val="4"/>
        </w:numPr>
        <w:pBdr>
          <w:top w:val="nil"/>
          <w:left w:val="nil"/>
          <w:bottom w:val="nil"/>
          <w:right w:val="nil"/>
          <w:between w:val="nil"/>
        </w:pBdr>
        <w:spacing w:before="53"/>
        <w:jc w:val="both"/>
      </w:pPr>
      <w:r>
        <w:rPr>
          <w:color w:val="000000"/>
        </w:rPr>
        <w:t>Short development cycles with the need for incremental delivery of features.</w:t>
      </w:r>
    </w:p>
    <w:p w:rsidR="006502BF" w:rsidRDefault="002A4356">
      <w:pPr>
        <w:numPr>
          <w:ilvl w:val="0"/>
          <w:numId w:val="4"/>
        </w:numPr>
        <w:pBdr>
          <w:top w:val="nil"/>
          <w:left w:val="nil"/>
          <w:bottom w:val="nil"/>
          <w:right w:val="nil"/>
          <w:between w:val="nil"/>
        </w:pBdr>
        <w:spacing w:before="53"/>
        <w:jc w:val="both"/>
      </w:pPr>
      <w:r>
        <w:rPr>
          <w:color w:val="000000"/>
        </w:rPr>
        <w:t>High uncertainty or technological complexity, such as the integration of AI in real-time monitoring.</w:t>
      </w:r>
    </w:p>
    <w:p w:rsidR="006502BF" w:rsidRDefault="006502BF">
      <w:pPr>
        <w:pBdr>
          <w:top w:val="nil"/>
          <w:left w:val="nil"/>
          <w:bottom w:val="nil"/>
          <w:right w:val="nil"/>
          <w:between w:val="nil"/>
        </w:pBdr>
        <w:spacing w:before="53"/>
        <w:ind w:left="360"/>
        <w:jc w:val="both"/>
        <w:rPr>
          <w:color w:val="000000"/>
        </w:rPr>
      </w:pPr>
    </w:p>
    <w:p w:rsidR="006502BF" w:rsidRDefault="002A4356">
      <w:pPr>
        <w:pBdr>
          <w:top w:val="nil"/>
          <w:left w:val="nil"/>
          <w:bottom w:val="nil"/>
          <w:right w:val="nil"/>
          <w:between w:val="nil"/>
        </w:pBdr>
        <w:spacing w:before="53"/>
        <w:ind w:left="360"/>
        <w:jc w:val="both"/>
        <w:rPr>
          <w:color w:val="000000"/>
        </w:rPr>
      </w:pPr>
      <w:r>
        <w:rPr>
          <w:color w:val="000000"/>
        </w:rPr>
        <w:t>In contrast, SCRUM may not be appropriate for projects with fixed requirements or those requiring rigid, linear progression, such as projects that need to adhere to strict compliance or regulatory requirements without much flexibility.</w:t>
      </w:r>
    </w:p>
    <w:p w:rsidR="006502BF" w:rsidRDefault="006502BF">
      <w:pPr>
        <w:pBdr>
          <w:top w:val="nil"/>
          <w:left w:val="nil"/>
          <w:bottom w:val="nil"/>
          <w:right w:val="nil"/>
          <w:between w:val="nil"/>
        </w:pBdr>
        <w:spacing w:before="2"/>
        <w:jc w:val="both"/>
        <w:rPr>
          <w:color w:val="000000"/>
        </w:rPr>
      </w:pPr>
    </w:p>
    <w:p w:rsidR="006502BF" w:rsidRDefault="002A4356">
      <w:pPr>
        <w:pStyle w:val="Heading1"/>
        <w:numPr>
          <w:ilvl w:val="0"/>
          <w:numId w:val="5"/>
        </w:numPr>
        <w:tabs>
          <w:tab w:val="left" w:pos="636"/>
        </w:tabs>
        <w:ind w:left="636" w:hanging="276"/>
        <w:jc w:val="both"/>
        <w:rPr>
          <w:sz w:val="36"/>
          <w:szCs w:val="36"/>
          <w:u w:val="single"/>
        </w:rPr>
      </w:pPr>
      <w:r>
        <w:rPr>
          <w:color w:val="365F91"/>
          <w:sz w:val="36"/>
          <w:szCs w:val="36"/>
          <w:u w:val="single"/>
        </w:rPr>
        <w:t>Project Plan and Vision &amp; Scope Document:</w:t>
      </w:r>
    </w:p>
    <w:p w:rsidR="006502BF" w:rsidRDefault="006502BF">
      <w:pPr>
        <w:pBdr>
          <w:top w:val="nil"/>
          <w:left w:val="nil"/>
          <w:bottom w:val="nil"/>
          <w:right w:val="nil"/>
          <w:between w:val="nil"/>
        </w:pBdr>
        <w:spacing w:before="54" w:line="276" w:lineRule="auto"/>
        <w:ind w:left="360"/>
        <w:jc w:val="both"/>
        <w:rPr>
          <w:b/>
          <w:i/>
          <w:color w:val="000000"/>
          <w:u w:val="single"/>
        </w:rPr>
      </w:pPr>
    </w:p>
    <w:p w:rsidR="006502BF" w:rsidRDefault="002A4356">
      <w:pPr>
        <w:pBdr>
          <w:top w:val="nil"/>
          <w:left w:val="nil"/>
          <w:bottom w:val="nil"/>
          <w:right w:val="nil"/>
          <w:between w:val="nil"/>
        </w:pBdr>
        <w:spacing w:before="54" w:line="276" w:lineRule="auto"/>
        <w:ind w:left="360"/>
        <w:jc w:val="both"/>
        <w:rPr>
          <w:b/>
          <w:i/>
          <w:color w:val="000000"/>
          <w:u w:val="single"/>
        </w:rPr>
      </w:pPr>
      <w:r>
        <w:rPr>
          <w:b/>
          <w:i/>
          <w:color w:val="000000"/>
          <w:u w:val="single"/>
        </w:rPr>
        <w:t>Project Plan in Software Project Planning:</w:t>
      </w:r>
    </w:p>
    <w:p w:rsidR="006502BF" w:rsidRDefault="002A4356">
      <w:pPr>
        <w:pBdr>
          <w:top w:val="nil"/>
          <w:left w:val="nil"/>
          <w:bottom w:val="nil"/>
          <w:right w:val="nil"/>
          <w:between w:val="nil"/>
        </w:pBdr>
        <w:spacing w:before="54" w:line="276" w:lineRule="auto"/>
        <w:ind w:left="360"/>
        <w:jc w:val="both"/>
        <w:rPr>
          <w:color w:val="000000"/>
        </w:rPr>
      </w:pPr>
      <w:r>
        <w:rPr>
          <w:color w:val="000000"/>
        </w:rPr>
        <w:t>A Project Plan is a comprehensive document that outlines how a project will be executed, monitored, and closed. It defines the project’s scope, objectives, deliverables, timelines, resources, and risk management strategies. A good project plan ensures that all stakeholders are aligned, and the project stays on track, delivering the expected results.</w:t>
      </w:r>
    </w:p>
    <w:p w:rsidR="006502BF" w:rsidRDefault="002A4356">
      <w:pPr>
        <w:pBdr>
          <w:top w:val="nil"/>
          <w:left w:val="nil"/>
          <w:bottom w:val="nil"/>
          <w:right w:val="nil"/>
          <w:between w:val="nil"/>
        </w:pBdr>
        <w:spacing w:before="54" w:line="276" w:lineRule="auto"/>
        <w:ind w:left="360"/>
        <w:jc w:val="both"/>
        <w:rPr>
          <w:color w:val="000000"/>
        </w:rPr>
      </w:pPr>
      <w:r>
        <w:rPr>
          <w:color w:val="000000"/>
        </w:rPr>
        <w:t xml:space="preserve">The </w:t>
      </w:r>
      <w:r>
        <w:rPr>
          <w:b/>
          <w:color w:val="000000"/>
        </w:rPr>
        <w:t>Project Plan</w:t>
      </w:r>
      <w:r>
        <w:rPr>
          <w:color w:val="000000"/>
        </w:rPr>
        <w:t xml:space="preserve"> typically includes:</w:t>
      </w:r>
    </w:p>
    <w:p w:rsidR="006502BF" w:rsidRDefault="002A4356">
      <w:pPr>
        <w:numPr>
          <w:ilvl w:val="0"/>
          <w:numId w:val="6"/>
        </w:numPr>
        <w:pBdr>
          <w:top w:val="nil"/>
          <w:left w:val="nil"/>
          <w:bottom w:val="nil"/>
          <w:right w:val="nil"/>
          <w:between w:val="nil"/>
        </w:pBdr>
        <w:spacing w:before="54" w:line="276" w:lineRule="auto"/>
        <w:jc w:val="both"/>
      </w:pPr>
      <w:r>
        <w:rPr>
          <w:b/>
          <w:color w:val="000000"/>
        </w:rPr>
        <w:t>Project Scope</w:t>
      </w:r>
      <w:r>
        <w:rPr>
          <w:color w:val="000000"/>
        </w:rPr>
        <w:t>: Defines what is included and excluded in the project. It outlines the deliverables, the work that needs to be done, and the criteria for success.</w:t>
      </w:r>
    </w:p>
    <w:p w:rsidR="006502BF" w:rsidRDefault="002A4356">
      <w:pPr>
        <w:numPr>
          <w:ilvl w:val="0"/>
          <w:numId w:val="6"/>
        </w:numPr>
        <w:pBdr>
          <w:top w:val="nil"/>
          <w:left w:val="nil"/>
          <w:bottom w:val="nil"/>
          <w:right w:val="nil"/>
          <w:between w:val="nil"/>
        </w:pBdr>
        <w:spacing w:before="54" w:line="276" w:lineRule="auto"/>
        <w:jc w:val="both"/>
      </w:pPr>
      <w:r>
        <w:rPr>
          <w:b/>
          <w:color w:val="000000"/>
        </w:rPr>
        <w:t>Timeline and Milestones</w:t>
      </w:r>
      <w:r>
        <w:rPr>
          <w:color w:val="000000"/>
        </w:rPr>
        <w:t>: Establishes a detailed schedule that includes all the tasks, phases, and milestones. This ensures the project is completed on time.</w:t>
      </w:r>
    </w:p>
    <w:p w:rsidR="006502BF" w:rsidRDefault="002A4356">
      <w:pPr>
        <w:numPr>
          <w:ilvl w:val="0"/>
          <w:numId w:val="6"/>
        </w:numPr>
        <w:pBdr>
          <w:top w:val="nil"/>
          <w:left w:val="nil"/>
          <w:bottom w:val="nil"/>
          <w:right w:val="nil"/>
          <w:between w:val="nil"/>
        </w:pBdr>
        <w:spacing w:before="54" w:line="276" w:lineRule="auto"/>
        <w:jc w:val="both"/>
      </w:pPr>
      <w:r>
        <w:rPr>
          <w:b/>
          <w:color w:val="000000"/>
        </w:rPr>
        <w:t>Resources and Budget</w:t>
      </w:r>
      <w:r>
        <w:rPr>
          <w:color w:val="000000"/>
        </w:rPr>
        <w:t>: Identifies the resources (e.g., human, technical, financial) required to complete the project and allocates a budget for each aspect of the project.</w:t>
      </w:r>
    </w:p>
    <w:p w:rsidR="006502BF" w:rsidRDefault="002A4356">
      <w:pPr>
        <w:numPr>
          <w:ilvl w:val="0"/>
          <w:numId w:val="6"/>
        </w:numPr>
        <w:pBdr>
          <w:top w:val="nil"/>
          <w:left w:val="nil"/>
          <w:bottom w:val="nil"/>
          <w:right w:val="nil"/>
          <w:between w:val="nil"/>
        </w:pBdr>
        <w:spacing w:before="54" w:line="276" w:lineRule="auto"/>
        <w:jc w:val="both"/>
      </w:pPr>
      <w:r>
        <w:rPr>
          <w:b/>
          <w:color w:val="000000"/>
        </w:rPr>
        <w:t>Risk Management Plan</w:t>
      </w:r>
      <w:r>
        <w:rPr>
          <w:color w:val="000000"/>
        </w:rPr>
        <w:t>: Identifies potential risks, their impact, and strategies for mitigating these risks. It includes how risks will be tracked and controlled throughout the project lifecycle.</w:t>
      </w:r>
    </w:p>
    <w:p w:rsidR="006502BF" w:rsidRDefault="002A4356">
      <w:pPr>
        <w:numPr>
          <w:ilvl w:val="0"/>
          <w:numId w:val="6"/>
        </w:numPr>
        <w:pBdr>
          <w:top w:val="nil"/>
          <w:left w:val="nil"/>
          <w:bottom w:val="nil"/>
          <w:right w:val="nil"/>
          <w:between w:val="nil"/>
        </w:pBdr>
        <w:spacing w:before="54" w:line="276" w:lineRule="auto"/>
        <w:jc w:val="both"/>
      </w:pPr>
      <w:r>
        <w:rPr>
          <w:b/>
          <w:color w:val="000000"/>
        </w:rPr>
        <w:t>Roles and Responsibilities</w:t>
      </w:r>
      <w:r>
        <w:rPr>
          <w:color w:val="000000"/>
        </w:rPr>
        <w:t>: Details the roles and responsibilities of all project members and stakeholders, ensuring accountability and clarity on tasks.</w:t>
      </w:r>
    </w:p>
    <w:p w:rsidR="006502BF" w:rsidRDefault="002A4356">
      <w:pPr>
        <w:numPr>
          <w:ilvl w:val="0"/>
          <w:numId w:val="6"/>
        </w:numPr>
        <w:pBdr>
          <w:top w:val="nil"/>
          <w:left w:val="nil"/>
          <w:bottom w:val="nil"/>
          <w:right w:val="nil"/>
          <w:between w:val="nil"/>
        </w:pBdr>
        <w:spacing w:before="54" w:line="276" w:lineRule="auto"/>
        <w:jc w:val="both"/>
      </w:pPr>
      <w:r>
        <w:rPr>
          <w:b/>
          <w:color w:val="000000"/>
        </w:rPr>
        <w:lastRenderedPageBreak/>
        <w:t>Communication Plan</w:t>
      </w:r>
      <w:r>
        <w:rPr>
          <w:color w:val="000000"/>
        </w:rPr>
        <w:t>: Defines how communication will be handled throughout the project, both internally and with external stakeholders.</w:t>
      </w:r>
    </w:p>
    <w:p w:rsidR="006502BF" w:rsidRDefault="002A4356">
      <w:pPr>
        <w:numPr>
          <w:ilvl w:val="0"/>
          <w:numId w:val="6"/>
        </w:numPr>
        <w:pBdr>
          <w:top w:val="nil"/>
          <w:left w:val="nil"/>
          <w:bottom w:val="nil"/>
          <w:right w:val="nil"/>
          <w:between w:val="nil"/>
        </w:pBdr>
        <w:spacing w:before="54" w:line="276" w:lineRule="auto"/>
        <w:jc w:val="both"/>
      </w:pPr>
      <w:r>
        <w:rPr>
          <w:b/>
          <w:color w:val="000000"/>
        </w:rPr>
        <w:t>Quality Management Plan</w:t>
      </w:r>
      <w:r>
        <w:rPr>
          <w:color w:val="000000"/>
        </w:rPr>
        <w:t>: Outlines the processes and standards that will be used to ensure the product meets the desired quality.</w:t>
      </w:r>
    </w:p>
    <w:p w:rsidR="006502BF" w:rsidRDefault="002A4356">
      <w:pPr>
        <w:numPr>
          <w:ilvl w:val="0"/>
          <w:numId w:val="6"/>
        </w:numPr>
        <w:pBdr>
          <w:top w:val="nil"/>
          <w:left w:val="nil"/>
          <w:bottom w:val="nil"/>
          <w:right w:val="nil"/>
          <w:between w:val="nil"/>
        </w:pBdr>
        <w:spacing w:before="54" w:line="276" w:lineRule="auto"/>
        <w:jc w:val="both"/>
      </w:pPr>
      <w:r>
        <w:rPr>
          <w:b/>
          <w:color w:val="000000"/>
        </w:rPr>
        <w:t>Change Management Plan</w:t>
      </w:r>
      <w:r>
        <w:rPr>
          <w:color w:val="000000"/>
        </w:rPr>
        <w:t>: Describes how changes to the scope, timeline, and other project parameters will be handled.</w:t>
      </w:r>
    </w:p>
    <w:p w:rsidR="006502BF" w:rsidRDefault="006502BF">
      <w:pPr>
        <w:pBdr>
          <w:top w:val="nil"/>
          <w:left w:val="nil"/>
          <w:bottom w:val="nil"/>
          <w:right w:val="nil"/>
          <w:between w:val="nil"/>
        </w:pBdr>
        <w:spacing w:before="54"/>
        <w:jc w:val="both"/>
        <w:rPr>
          <w:color w:val="000000"/>
        </w:rPr>
      </w:pPr>
    </w:p>
    <w:p w:rsidR="006502BF" w:rsidRDefault="002A4356">
      <w:pPr>
        <w:pBdr>
          <w:top w:val="nil"/>
          <w:left w:val="nil"/>
          <w:bottom w:val="nil"/>
          <w:right w:val="nil"/>
          <w:between w:val="nil"/>
        </w:pBdr>
        <w:spacing w:before="54"/>
        <w:jc w:val="both"/>
        <w:rPr>
          <w:b/>
          <w:i/>
          <w:color w:val="000000"/>
          <w:u w:val="single"/>
        </w:rPr>
      </w:pPr>
      <w:r>
        <w:rPr>
          <w:b/>
          <w:i/>
          <w:color w:val="000000"/>
          <w:u w:val="single"/>
        </w:rPr>
        <w:t>Vision Document Outline:</w:t>
      </w:r>
    </w:p>
    <w:p w:rsidR="006502BF" w:rsidRDefault="002A4356">
      <w:pPr>
        <w:numPr>
          <w:ilvl w:val="0"/>
          <w:numId w:val="7"/>
        </w:numPr>
        <w:pBdr>
          <w:top w:val="nil"/>
          <w:left w:val="nil"/>
          <w:bottom w:val="nil"/>
          <w:right w:val="nil"/>
          <w:between w:val="nil"/>
        </w:pBdr>
        <w:spacing w:before="54"/>
        <w:jc w:val="both"/>
      </w:pPr>
      <w:r>
        <w:rPr>
          <w:color w:val="000000"/>
        </w:rPr>
        <w:t>Introduction:</w:t>
      </w:r>
    </w:p>
    <w:p w:rsidR="006502BF" w:rsidRDefault="002A4356">
      <w:pPr>
        <w:numPr>
          <w:ilvl w:val="0"/>
          <w:numId w:val="8"/>
        </w:numPr>
        <w:pBdr>
          <w:top w:val="nil"/>
          <w:left w:val="nil"/>
          <w:bottom w:val="nil"/>
          <w:right w:val="nil"/>
          <w:between w:val="nil"/>
        </w:pBdr>
        <w:spacing w:before="54"/>
        <w:jc w:val="both"/>
      </w:pPr>
      <w:r>
        <w:rPr>
          <w:color w:val="000000"/>
        </w:rPr>
        <w:t>Project Overview: Development of an AI-powered exam evaluation software that automates grading, plagiarism detection, performance benchmarking, and real-time exam monitoring.</w:t>
      </w:r>
    </w:p>
    <w:p w:rsidR="006502BF" w:rsidRDefault="002A4356">
      <w:pPr>
        <w:numPr>
          <w:ilvl w:val="0"/>
          <w:numId w:val="8"/>
        </w:numPr>
        <w:pBdr>
          <w:top w:val="nil"/>
          <w:left w:val="nil"/>
          <w:bottom w:val="nil"/>
          <w:right w:val="nil"/>
          <w:between w:val="nil"/>
        </w:pBdr>
        <w:spacing w:before="54"/>
        <w:jc w:val="both"/>
      </w:pPr>
      <w:r>
        <w:rPr>
          <w:color w:val="000000"/>
        </w:rPr>
        <w:t>Purpose: To revolutionize university-level education by providing an efficient, accurate, and comprehensive evaluation system.</w:t>
      </w:r>
    </w:p>
    <w:p w:rsidR="006502BF" w:rsidRDefault="002A4356">
      <w:pPr>
        <w:numPr>
          <w:ilvl w:val="0"/>
          <w:numId w:val="8"/>
        </w:numPr>
        <w:pBdr>
          <w:top w:val="nil"/>
          <w:left w:val="nil"/>
          <w:bottom w:val="nil"/>
          <w:right w:val="nil"/>
          <w:between w:val="nil"/>
        </w:pBdr>
        <w:spacing w:before="54"/>
        <w:jc w:val="both"/>
      </w:pPr>
      <w:r>
        <w:rPr>
          <w:color w:val="000000"/>
        </w:rPr>
        <w:t>Scope: The project includes developing features for automated/manual evaluation, real-time monitoring, and multilingual support (English, Bangla, French).</w:t>
      </w:r>
    </w:p>
    <w:p w:rsidR="006502BF" w:rsidRDefault="002A4356">
      <w:pPr>
        <w:numPr>
          <w:ilvl w:val="0"/>
          <w:numId w:val="7"/>
        </w:numPr>
        <w:pBdr>
          <w:top w:val="nil"/>
          <w:left w:val="nil"/>
          <w:bottom w:val="nil"/>
          <w:right w:val="nil"/>
          <w:between w:val="nil"/>
        </w:pBdr>
        <w:spacing w:before="54"/>
        <w:jc w:val="both"/>
      </w:pPr>
      <w:r>
        <w:rPr>
          <w:color w:val="000000"/>
        </w:rPr>
        <w:t>Stakeholders:</w:t>
      </w:r>
    </w:p>
    <w:p w:rsidR="006502BF" w:rsidRDefault="002A4356">
      <w:pPr>
        <w:numPr>
          <w:ilvl w:val="0"/>
          <w:numId w:val="9"/>
        </w:numPr>
        <w:pBdr>
          <w:top w:val="nil"/>
          <w:left w:val="nil"/>
          <w:bottom w:val="nil"/>
          <w:right w:val="nil"/>
          <w:between w:val="nil"/>
        </w:pBdr>
        <w:spacing w:before="54"/>
        <w:jc w:val="both"/>
      </w:pPr>
      <w:r>
        <w:rPr>
          <w:color w:val="000000"/>
        </w:rPr>
        <w:t>Primary Stakeholders: University students, educators, and exam invigilators.</w:t>
      </w:r>
    </w:p>
    <w:p w:rsidR="006502BF" w:rsidRDefault="002A4356">
      <w:pPr>
        <w:numPr>
          <w:ilvl w:val="0"/>
          <w:numId w:val="9"/>
        </w:numPr>
        <w:pBdr>
          <w:top w:val="nil"/>
          <w:left w:val="nil"/>
          <w:bottom w:val="nil"/>
          <w:right w:val="nil"/>
          <w:between w:val="nil"/>
        </w:pBdr>
        <w:spacing w:before="54"/>
        <w:jc w:val="both"/>
      </w:pPr>
      <w:r>
        <w:rPr>
          <w:color w:val="000000"/>
        </w:rPr>
        <w:t>Secondary Stakeholders: AI engineers, ML specialists, testing teams, and project managers.</w:t>
      </w:r>
    </w:p>
    <w:p w:rsidR="006502BF" w:rsidRDefault="002A4356">
      <w:pPr>
        <w:numPr>
          <w:ilvl w:val="0"/>
          <w:numId w:val="7"/>
        </w:numPr>
        <w:pBdr>
          <w:top w:val="nil"/>
          <w:left w:val="nil"/>
          <w:bottom w:val="nil"/>
          <w:right w:val="nil"/>
          <w:between w:val="nil"/>
        </w:pBdr>
        <w:spacing w:before="54"/>
        <w:jc w:val="both"/>
      </w:pPr>
      <w:r>
        <w:rPr>
          <w:color w:val="000000"/>
        </w:rPr>
        <w:t>Objectives:</w:t>
      </w:r>
    </w:p>
    <w:p w:rsidR="006502BF" w:rsidRDefault="002A4356">
      <w:pPr>
        <w:numPr>
          <w:ilvl w:val="0"/>
          <w:numId w:val="10"/>
        </w:numPr>
        <w:pBdr>
          <w:top w:val="nil"/>
          <w:left w:val="nil"/>
          <w:bottom w:val="nil"/>
          <w:right w:val="nil"/>
          <w:between w:val="nil"/>
        </w:pBdr>
        <w:spacing w:before="54"/>
        <w:jc w:val="both"/>
      </w:pPr>
      <w:r>
        <w:rPr>
          <w:color w:val="000000"/>
        </w:rPr>
        <w:t>Develop automated grading, plagiarism detection, and examination rules violation detection.</w:t>
      </w:r>
    </w:p>
    <w:p w:rsidR="006502BF" w:rsidRDefault="002A4356">
      <w:pPr>
        <w:numPr>
          <w:ilvl w:val="0"/>
          <w:numId w:val="10"/>
        </w:numPr>
        <w:pBdr>
          <w:top w:val="nil"/>
          <w:left w:val="nil"/>
          <w:bottom w:val="nil"/>
          <w:right w:val="nil"/>
          <w:between w:val="nil"/>
        </w:pBdr>
        <w:spacing w:before="54"/>
        <w:jc w:val="both"/>
      </w:pPr>
      <w:r>
        <w:rPr>
          <w:color w:val="000000"/>
        </w:rPr>
        <w:t>Integrate AI for movement detection during exams to identify suspicious activities and send alerts to invigilators.</w:t>
      </w:r>
    </w:p>
    <w:p w:rsidR="006502BF" w:rsidRDefault="002A4356">
      <w:pPr>
        <w:numPr>
          <w:ilvl w:val="0"/>
          <w:numId w:val="10"/>
        </w:numPr>
        <w:pBdr>
          <w:top w:val="nil"/>
          <w:left w:val="nil"/>
          <w:bottom w:val="nil"/>
          <w:right w:val="nil"/>
          <w:between w:val="nil"/>
        </w:pBdr>
        <w:spacing w:before="54"/>
        <w:jc w:val="both"/>
      </w:pPr>
      <w:r>
        <w:rPr>
          <w:color w:val="000000"/>
        </w:rPr>
        <w:t>Provide multilingual support in English, Bangla, and French.</w:t>
      </w:r>
    </w:p>
    <w:p w:rsidR="006502BF" w:rsidRDefault="002A4356">
      <w:pPr>
        <w:numPr>
          <w:ilvl w:val="0"/>
          <w:numId w:val="10"/>
        </w:numPr>
        <w:pBdr>
          <w:top w:val="nil"/>
          <w:left w:val="nil"/>
          <w:bottom w:val="nil"/>
          <w:right w:val="nil"/>
          <w:between w:val="nil"/>
        </w:pBdr>
        <w:spacing w:before="54"/>
        <w:jc w:val="both"/>
      </w:pPr>
      <w:r>
        <w:rPr>
          <w:color w:val="000000"/>
        </w:rPr>
        <w:t>Deliver automated reports to provide feedback on student performance.</w:t>
      </w:r>
    </w:p>
    <w:p w:rsidR="006502BF" w:rsidRDefault="006502BF">
      <w:pPr>
        <w:pBdr>
          <w:top w:val="nil"/>
          <w:left w:val="nil"/>
          <w:bottom w:val="nil"/>
          <w:right w:val="nil"/>
          <w:between w:val="nil"/>
        </w:pBdr>
        <w:spacing w:before="54"/>
        <w:jc w:val="both"/>
        <w:rPr>
          <w:color w:val="000000"/>
        </w:rPr>
      </w:pPr>
    </w:p>
    <w:p w:rsidR="006502BF" w:rsidRDefault="002A4356">
      <w:pPr>
        <w:numPr>
          <w:ilvl w:val="0"/>
          <w:numId w:val="7"/>
        </w:numPr>
        <w:pBdr>
          <w:top w:val="nil"/>
          <w:left w:val="nil"/>
          <w:bottom w:val="nil"/>
          <w:right w:val="nil"/>
          <w:between w:val="nil"/>
        </w:pBdr>
        <w:spacing w:before="54"/>
        <w:jc w:val="both"/>
      </w:pPr>
      <w:r>
        <w:rPr>
          <w:color w:val="000000"/>
        </w:rPr>
        <w:t>Constraints:</w:t>
      </w:r>
    </w:p>
    <w:p w:rsidR="006502BF" w:rsidRDefault="002A4356">
      <w:pPr>
        <w:numPr>
          <w:ilvl w:val="0"/>
          <w:numId w:val="11"/>
        </w:numPr>
        <w:pBdr>
          <w:top w:val="nil"/>
          <w:left w:val="nil"/>
          <w:bottom w:val="nil"/>
          <w:right w:val="nil"/>
          <w:between w:val="nil"/>
        </w:pBdr>
        <w:spacing w:before="54"/>
        <w:jc w:val="both"/>
      </w:pPr>
      <w:r>
        <w:rPr>
          <w:color w:val="000000"/>
        </w:rPr>
        <w:t>Tight timeline for the first release with some core features in 4 months.</w:t>
      </w:r>
    </w:p>
    <w:p w:rsidR="006502BF" w:rsidRDefault="002A4356">
      <w:pPr>
        <w:numPr>
          <w:ilvl w:val="0"/>
          <w:numId w:val="11"/>
        </w:numPr>
        <w:pBdr>
          <w:top w:val="nil"/>
          <w:left w:val="nil"/>
          <w:bottom w:val="nil"/>
          <w:right w:val="nil"/>
          <w:between w:val="nil"/>
        </w:pBdr>
        <w:spacing w:before="54"/>
        <w:jc w:val="both"/>
      </w:pPr>
      <w:r>
        <w:rPr>
          <w:color w:val="000000"/>
        </w:rPr>
        <w:t>AI integration for real-time monitoring could be technically challenging.</w:t>
      </w:r>
    </w:p>
    <w:p w:rsidR="006502BF" w:rsidRDefault="002A4356">
      <w:pPr>
        <w:numPr>
          <w:ilvl w:val="0"/>
          <w:numId w:val="11"/>
        </w:numPr>
        <w:pBdr>
          <w:top w:val="nil"/>
          <w:left w:val="nil"/>
          <w:bottom w:val="nil"/>
          <w:right w:val="nil"/>
          <w:between w:val="nil"/>
        </w:pBdr>
        <w:spacing w:before="54"/>
        <w:jc w:val="both"/>
      </w:pPr>
      <w:r>
        <w:rPr>
          <w:color w:val="000000"/>
        </w:rPr>
        <w:t>Ensuring system scalability to handle a large number of concurrent users during peak exam times.</w:t>
      </w:r>
    </w:p>
    <w:p w:rsidR="006502BF" w:rsidRDefault="006502BF">
      <w:pPr>
        <w:pBdr>
          <w:top w:val="nil"/>
          <w:left w:val="nil"/>
          <w:bottom w:val="nil"/>
          <w:right w:val="nil"/>
          <w:between w:val="nil"/>
        </w:pBdr>
        <w:spacing w:before="54"/>
        <w:ind w:left="1080"/>
        <w:jc w:val="both"/>
        <w:rPr>
          <w:color w:val="000000"/>
        </w:rPr>
      </w:pPr>
    </w:p>
    <w:p w:rsidR="006502BF" w:rsidRDefault="002A4356">
      <w:pPr>
        <w:pBdr>
          <w:top w:val="nil"/>
          <w:left w:val="nil"/>
          <w:bottom w:val="nil"/>
          <w:right w:val="nil"/>
          <w:between w:val="nil"/>
        </w:pBdr>
        <w:spacing w:before="54"/>
        <w:ind w:left="360"/>
        <w:jc w:val="both"/>
        <w:rPr>
          <w:b/>
          <w:i/>
          <w:color w:val="000000"/>
          <w:u w:val="single"/>
        </w:rPr>
      </w:pPr>
      <w:r>
        <w:rPr>
          <w:b/>
          <w:i/>
          <w:color w:val="000000"/>
          <w:u w:val="single"/>
        </w:rPr>
        <w:t>Scope Document Outline:</w:t>
      </w:r>
    </w:p>
    <w:p w:rsidR="006502BF" w:rsidRDefault="002A4356">
      <w:pPr>
        <w:numPr>
          <w:ilvl w:val="0"/>
          <w:numId w:val="12"/>
        </w:numPr>
        <w:pBdr>
          <w:top w:val="nil"/>
          <w:left w:val="nil"/>
          <w:bottom w:val="nil"/>
          <w:right w:val="nil"/>
          <w:between w:val="nil"/>
        </w:pBdr>
        <w:spacing w:before="54"/>
        <w:jc w:val="both"/>
      </w:pPr>
      <w:r>
        <w:rPr>
          <w:b/>
          <w:color w:val="000000"/>
        </w:rPr>
        <w:t>Project Scope Statement</w:t>
      </w:r>
      <w:r>
        <w:rPr>
          <w:color w:val="000000"/>
        </w:rPr>
        <w:t>:</w:t>
      </w:r>
    </w:p>
    <w:p w:rsidR="006502BF" w:rsidRDefault="002A4356">
      <w:pPr>
        <w:numPr>
          <w:ilvl w:val="1"/>
          <w:numId w:val="12"/>
        </w:numPr>
        <w:pBdr>
          <w:top w:val="nil"/>
          <w:left w:val="nil"/>
          <w:bottom w:val="nil"/>
          <w:right w:val="nil"/>
          <w:between w:val="nil"/>
        </w:pBdr>
        <w:spacing w:before="54"/>
        <w:jc w:val="both"/>
      </w:pPr>
      <w:r>
        <w:rPr>
          <w:b/>
          <w:color w:val="000000"/>
        </w:rPr>
        <w:t>In-Scope</w:t>
      </w:r>
      <w:r>
        <w:rPr>
          <w:color w:val="000000"/>
        </w:rPr>
        <w:t>:</w:t>
      </w:r>
    </w:p>
    <w:p w:rsidR="006502BF" w:rsidRDefault="002A4356">
      <w:pPr>
        <w:numPr>
          <w:ilvl w:val="2"/>
          <w:numId w:val="12"/>
        </w:numPr>
        <w:pBdr>
          <w:top w:val="nil"/>
          <w:left w:val="nil"/>
          <w:bottom w:val="nil"/>
          <w:right w:val="nil"/>
          <w:between w:val="nil"/>
        </w:pBdr>
        <w:spacing w:before="54"/>
        <w:jc w:val="both"/>
      </w:pPr>
      <w:r>
        <w:rPr>
          <w:color w:val="000000"/>
        </w:rPr>
        <w:t>Development of features like automated grading, real-time monitoring, plagiarism detection, and multilingual support.</w:t>
      </w:r>
    </w:p>
    <w:p w:rsidR="006502BF" w:rsidRDefault="002A4356">
      <w:pPr>
        <w:numPr>
          <w:ilvl w:val="2"/>
          <w:numId w:val="12"/>
        </w:numPr>
        <w:pBdr>
          <w:top w:val="nil"/>
          <w:left w:val="nil"/>
          <w:bottom w:val="nil"/>
          <w:right w:val="nil"/>
          <w:between w:val="nil"/>
        </w:pBdr>
        <w:spacing w:before="54"/>
        <w:jc w:val="both"/>
      </w:pPr>
      <w:r>
        <w:rPr>
          <w:color w:val="000000"/>
        </w:rPr>
        <w:t>Integration of AI for real-time exam monitoring.</w:t>
      </w:r>
    </w:p>
    <w:p w:rsidR="006502BF" w:rsidRDefault="002A4356">
      <w:pPr>
        <w:numPr>
          <w:ilvl w:val="2"/>
          <w:numId w:val="12"/>
        </w:numPr>
        <w:pBdr>
          <w:top w:val="nil"/>
          <w:left w:val="nil"/>
          <w:bottom w:val="nil"/>
          <w:right w:val="nil"/>
          <w:between w:val="nil"/>
        </w:pBdr>
        <w:spacing w:before="54"/>
        <w:jc w:val="both"/>
      </w:pPr>
      <w:r>
        <w:rPr>
          <w:color w:val="000000"/>
        </w:rPr>
        <w:t>Creation of a question bank management system.</w:t>
      </w:r>
    </w:p>
    <w:p w:rsidR="006502BF" w:rsidRDefault="002A4356">
      <w:pPr>
        <w:numPr>
          <w:ilvl w:val="2"/>
          <w:numId w:val="12"/>
        </w:numPr>
        <w:pBdr>
          <w:top w:val="nil"/>
          <w:left w:val="nil"/>
          <w:bottom w:val="nil"/>
          <w:right w:val="nil"/>
          <w:between w:val="nil"/>
        </w:pBdr>
        <w:spacing w:before="54"/>
        <w:jc w:val="both"/>
      </w:pPr>
      <w:r>
        <w:rPr>
          <w:color w:val="000000"/>
        </w:rPr>
        <w:t>Generating detailed feedback reports for students.</w:t>
      </w:r>
    </w:p>
    <w:p w:rsidR="006502BF" w:rsidRDefault="002A4356">
      <w:pPr>
        <w:numPr>
          <w:ilvl w:val="1"/>
          <w:numId w:val="12"/>
        </w:numPr>
        <w:pBdr>
          <w:top w:val="nil"/>
          <w:left w:val="nil"/>
          <w:bottom w:val="nil"/>
          <w:right w:val="nil"/>
          <w:between w:val="nil"/>
        </w:pBdr>
        <w:spacing w:before="54"/>
        <w:jc w:val="both"/>
      </w:pPr>
      <w:r>
        <w:rPr>
          <w:b/>
          <w:color w:val="000000"/>
        </w:rPr>
        <w:t>Out-of-Scope</w:t>
      </w:r>
      <w:r>
        <w:rPr>
          <w:color w:val="000000"/>
        </w:rPr>
        <w:t>:</w:t>
      </w:r>
    </w:p>
    <w:p w:rsidR="006502BF" w:rsidRDefault="002A4356">
      <w:pPr>
        <w:numPr>
          <w:ilvl w:val="2"/>
          <w:numId w:val="12"/>
        </w:numPr>
        <w:pBdr>
          <w:top w:val="nil"/>
          <w:left w:val="nil"/>
          <w:bottom w:val="nil"/>
          <w:right w:val="nil"/>
          <w:between w:val="nil"/>
        </w:pBdr>
        <w:spacing w:before="54"/>
        <w:jc w:val="both"/>
      </w:pPr>
      <w:r>
        <w:rPr>
          <w:color w:val="000000"/>
        </w:rPr>
        <w:t>Features related to social learning tools or collaborative platforms will be considered in future releases.</w:t>
      </w:r>
    </w:p>
    <w:p w:rsidR="006502BF" w:rsidRDefault="002A4356">
      <w:pPr>
        <w:numPr>
          <w:ilvl w:val="0"/>
          <w:numId w:val="12"/>
        </w:numPr>
        <w:pBdr>
          <w:top w:val="nil"/>
          <w:left w:val="nil"/>
          <w:bottom w:val="nil"/>
          <w:right w:val="nil"/>
          <w:between w:val="nil"/>
        </w:pBdr>
        <w:spacing w:before="54"/>
        <w:jc w:val="both"/>
      </w:pPr>
      <w:r>
        <w:rPr>
          <w:b/>
          <w:color w:val="000000"/>
        </w:rPr>
        <w:t>Functional Requirements</w:t>
      </w:r>
      <w:r>
        <w:rPr>
          <w:color w:val="000000"/>
        </w:rPr>
        <w:t>:</w:t>
      </w:r>
    </w:p>
    <w:p w:rsidR="006502BF" w:rsidRDefault="002A4356">
      <w:pPr>
        <w:numPr>
          <w:ilvl w:val="1"/>
          <w:numId w:val="12"/>
        </w:numPr>
        <w:pBdr>
          <w:top w:val="nil"/>
          <w:left w:val="nil"/>
          <w:bottom w:val="nil"/>
          <w:right w:val="nil"/>
          <w:between w:val="nil"/>
        </w:pBdr>
        <w:spacing w:before="54"/>
        <w:jc w:val="both"/>
      </w:pPr>
      <w:r>
        <w:rPr>
          <w:b/>
          <w:color w:val="000000"/>
        </w:rPr>
        <w:t>Automated and Manual Evaluation</w:t>
      </w:r>
      <w:r>
        <w:rPr>
          <w:color w:val="000000"/>
        </w:rPr>
        <w:t>: Grading based on predefined criteria and manual overrides.</w:t>
      </w:r>
    </w:p>
    <w:p w:rsidR="006502BF" w:rsidRDefault="002A4356">
      <w:pPr>
        <w:numPr>
          <w:ilvl w:val="1"/>
          <w:numId w:val="12"/>
        </w:numPr>
        <w:pBdr>
          <w:top w:val="nil"/>
          <w:left w:val="nil"/>
          <w:bottom w:val="nil"/>
          <w:right w:val="nil"/>
          <w:between w:val="nil"/>
        </w:pBdr>
        <w:spacing w:before="54"/>
        <w:jc w:val="both"/>
      </w:pPr>
      <w:r>
        <w:rPr>
          <w:b/>
          <w:color w:val="000000"/>
        </w:rPr>
        <w:t>Plagiarism Detection</w:t>
      </w:r>
      <w:r>
        <w:rPr>
          <w:color w:val="000000"/>
        </w:rPr>
        <w:t>: Scanning student submissions for similarities with a question bank and external sources.</w:t>
      </w:r>
    </w:p>
    <w:p w:rsidR="006502BF" w:rsidRDefault="002A4356">
      <w:pPr>
        <w:numPr>
          <w:ilvl w:val="1"/>
          <w:numId w:val="12"/>
        </w:numPr>
        <w:pBdr>
          <w:top w:val="nil"/>
          <w:left w:val="nil"/>
          <w:bottom w:val="nil"/>
          <w:right w:val="nil"/>
          <w:between w:val="nil"/>
        </w:pBdr>
        <w:spacing w:before="54"/>
        <w:jc w:val="both"/>
      </w:pPr>
      <w:r>
        <w:rPr>
          <w:b/>
          <w:color w:val="000000"/>
        </w:rPr>
        <w:t>Real-Time Exam Monitoring</w:t>
      </w:r>
      <w:r>
        <w:rPr>
          <w:color w:val="000000"/>
        </w:rPr>
        <w:t>: AI-driven movement detection to monitor students during exams.</w:t>
      </w:r>
    </w:p>
    <w:p w:rsidR="006502BF" w:rsidRDefault="002A4356">
      <w:pPr>
        <w:numPr>
          <w:ilvl w:val="1"/>
          <w:numId w:val="12"/>
        </w:numPr>
        <w:pBdr>
          <w:top w:val="nil"/>
          <w:left w:val="nil"/>
          <w:bottom w:val="nil"/>
          <w:right w:val="nil"/>
          <w:between w:val="nil"/>
        </w:pBdr>
        <w:spacing w:before="54"/>
        <w:jc w:val="both"/>
      </w:pPr>
      <w:r>
        <w:rPr>
          <w:b/>
          <w:color w:val="000000"/>
        </w:rPr>
        <w:lastRenderedPageBreak/>
        <w:t>Question Bank Management</w:t>
      </w:r>
      <w:r>
        <w:rPr>
          <w:color w:val="000000"/>
        </w:rPr>
        <w:t>: A feature for managing exam questions and categorizing them based on difficulty and subject.</w:t>
      </w:r>
    </w:p>
    <w:p w:rsidR="006502BF" w:rsidRDefault="002A4356">
      <w:pPr>
        <w:numPr>
          <w:ilvl w:val="0"/>
          <w:numId w:val="12"/>
        </w:numPr>
        <w:pBdr>
          <w:top w:val="nil"/>
          <w:left w:val="nil"/>
          <w:bottom w:val="nil"/>
          <w:right w:val="nil"/>
          <w:between w:val="nil"/>
        </w:pBdr>
        <w:spacing w:before="54"/>
        <w:jc w:val="both"/>
      </w:pPr>
      <w:r>
        <w:rPr>
          <w:b/>
          <w:color w:val="000000"/>
        </w:rPr>
        <w:t>Non-Functional Requirements</w:t>
      </w:r>
      <w:r>
        <w:rPr>
          <w:color w:val="000000"/>
        </w:rPr>
        <w:t>:</w:t>
      </w:r>
    </w:p>
    <w:p w:rsidR="006502BF" w:rsidRDefault="002A4356">
      <w:pPr>
        <w:numPr>
          <w:ilvl w:val="1"/>
          <w:numId w:val="12"/>
        </w:numPr>
        <w:pBdr>
          <w:top w:val="nil"/>
          <w:left w:val="nil"/>
          <w:bottom w:val="nil"/>
          <w:right w:val="nil"/>
          <w:between w:val="nil"/>
        </w:pBdr>
        <w:spacing w:before="54"/>
        <w:jc w:val="both"/>
      </w:pPr>
      <w:r>
        <w:rPr>
          <w:b/>
          <w:color w:val="000000"/>
        </w:rPr>
        <w:t>Multilingual Support</w:t>
      </w:r>
      <w:r>
        <w:rPr>
          <w:color w:val="000000"/>
        </w:rPr>
        <w:t>: The platform must support English, Bangla, and French initially.</w:t>
      </w:r>
    </w:p>
    <w:p w:rsidR="006502BF" w:rsidRDefault="002A4356">
      <w:pPr>
        <w:numPr>
          <w:ilvl w:val="1"/>
          <w:numId w:val="12"/>
        </w:numPr>
        <w:pBdr>
          <w:top w:val="nil"/>
          <w:left w:val="nil"/>
          <w:bottom w:val="nil"/>
          <w:right w:val="nil"/>
          <w:between w:val="nil"/>
        </w:pBdr>
        <w:spacing w:before="54"/>
        <w:jc w:val="both"/>
      </w:pPr>
      <w:r>
        <w:rPr>
          <w:b/>
          <w:color w:val="000000"/>
        </w:rPr>
        <w:t>Scalability</w:t>
      </w:r>
      <w:r>
        <w:rPr>
          <w:color w:val="000000"/>
        </w:rPr>
        <w:t>: The system should be scalable to handle large volumes of students during exams.</w:t>
      </w:r>
    </w:p>
    <w:p w:rsidR="006502BF" w:rsidRDefault="002A4356">
      <w:pPr>
        <w:numPr>
          <w:ilvl w:val="0"/>
          <w:numId w:val="12"/>
        </w:numPr>
        <w:pBdr>
          <w:top w:val="nil"/>
          <w:left w:val="nil"/>
          <w:bottom w:val="nil"/>
          <w:right w:val="nil"/>
          <w:between w:val="nil"/>
        </w:pBdr>
        <w:spacing w:before="54"/>
        <w:jc w:val="both"/>
      </w:pPr>
      <w:r>
        <w:rPr>
          <w:b/>
          <w:color w:val="000000"/>
        </w:rPr>
        <w:t>Assumptions</w:t>
      </w:r>
      <w:r>
        <w:rPr>
          <w:color w:val="000000"/>
        </w:rPr>
        <w:t>:</w:t>
      </w:r>
    </w:p>
    <w:p w:rsidR="006502BF" w:rsidRDefault="002A4356">
      <w:pPr>
        <w:numPr>
          <w:ilvl w:val="1"/>
          <w:numId w:val="12"/>
        </w:numPr>
        <w:pBdr>
          <w:top w:val="nil"/>
          <w:left w:val="nil"/>
          <w:bottom w:val="nil"/>
          <w:right w:val="nil"/>
          <w:between w:val="nil"/>
        </w:pBdr>
        <w:spacing w:before="54"/>
        <w:jc w:val="both"/>
      </w:pPr>
      <w:r>
        <w:rPr>
          <w:color w:val="000000"/>
        </w:rPr>
        <w:t>All required resources, including AI engineers and ML specialists, will be available.</w:t>
      </w:r>
    </w:p>
    <w:p w:rsidR="006502BF" w:rsidRDefault="002A4356">
      <w:pPr>
        <w:numPr>
          <w:ilvl w:val="1"/>
          <w:numId w:val="12"/>
        </w:numPr>
        <w:pBdr>
          <w:top w:val="nil"/>
          <w:left w:val="nil"/>
          <w:bottom w:val="nil"/>
          <w:right w:val="nil"/>
          <w:between w:val="nil"/>
        </w:pBdr>
        <w:spacing w:before="54"/>
        <w:jc w:val="both"/>
      </w:pPr>
      <w:r>
        <w:rPr>
          <w:color w:val="000000"/>
        </w:rPr>
        <w:t>The system will be tested by both automated and manual testing teams.</w:t>
      </w:r>
    </w:p>
    <w:p w:rsidR="006502BF" w:rsidRDefault="002A4356">
      <w:pPr>
        <w:numPr>
          <w:ilvl w:val="0"/>
          <w:numId w:val="12"/>
        </w:numPr>
        <w:pBdr>
          <w:top w:val="nil"/>
          <w:left w:val="nil"/>
          <w:bottom w:val="nil"/>
          <w:right w:val="nil"/>
          <w:between w:val="nil"/>
        </w:pBdr>
        <w:spacing w:before="54"/>
        <w:jc w:val="both"/>
      </w:pPr>
      <w:r>
        <w:rPr>
          <w:b/>
          <w:color w:val="000000"/>
        </w:rPr>
        <w:t>Exclusions</w:t>
      </w:r>
      <w:r>
        <w:rPr>
          <w:color w:val="000000"/>
        </w:rPr>
        <w:t>:</w:t>
      </w:r>
    </w:p>
    <w:p w:rsidR="006502BF" w:rsidRDefault="002A4356">
      <w:pPr>
        <w:numPr>
          <w:ilvl w:val="1"/>
          <w:numId w:val="12"/>
        </w:numPr>
        <w:pBdr>
          <w:top w:val="nil"/>
          <w:left w:val="nil"/>
          <w:bottom w:val="nil"/>
          <w:right w:val="nil"/>
          <w:between w:val="nil"/>
        </w:pBdr>
        <w:spacing w:before="54"/>
        <w:jc w:val="both"/>
      </w:pPr>
      <w:r>
        <w:rPr>
          <w:color w:val="000000"/>
        </w:rPr>
        <w:t>Integration with social media platforms for collaboration or sharing exam results.</w:t>
      </w:r>
    </w:p>
    <w:p w:rsidR="006502BF" w:rsidRDefault="006502BF">
      <w:pPr>
        <w:pBdr>
          <w:top w:val="nil"/>
          <w:left w:val="nil"/>
          <w:bottom w:val="nil"/>
          <w:right w:val="nil"/>
          <w:between w:val="nil"/>
        </w:pBdr>
        <w:spacing w:before="54"/>
        <w:ind w:left="360"/>
        <w:jc w:val="both"/>
        <w:rPr>
          <w:color w:val="000000"/>
        </w:rPr>
      </w:pPr>
    </w:p>
    <w:p w:rsidR="006502BF" w:rsidRDefault="006502BF">
      <w:pPr>
        <w:pBdr>
          <w:top w:val="nil"/>
          <w:left w:val="nil"/>
          <w:bottom w:val="nil"/>
          <w:right w:val="nil"/>
          <w:between w:val="nil"/>
        </w:pBdr>
        <w:jc w:val="both"/>
        <w:rPr>
          <w:color w:val="000000"/>
        </w:rPr>
      </w:pPr>
    </w:p>
    <w:p w:rsidR="006502BF" w:rsidRDefault="006502BF">
      <w:pPr>
        <w:pBdr>
          <w:top w:val="nil"/>
          <w:left w:val="nil"/>
          <w:bottom w:val="nil"/>
          <w:right w:val="nil"/>
          <w:between w:val="nil"/>
        </w:pBdr>
        <w:spacing w:before="1"/>
        <w:jc w:val="both"/>
        <w:rPr>
          <w:color w:val="000000"/>
        </w:rPr>
      </w:pPr>
    </w:p>
    <w:p w:rsidR="006502BF" w:rsidRDefault="002A4356">
      <w:pPr>
        <w:pStyle w:val="Heading1"/>
        <w:numPr>
          <w:ilvl w:val="0"/>
          <w:numId w:val="5"/>
        </w:numPr>
        <w:tabs>
          <w:tab w:val="left" w:pos="636"/>
        </w:tabs>
        <w:ind w:left="636" w:hanging="276"/>
        <w:jc w:val="both"/>
        <w:rPr>
          <w:i/>
          <w:sz w:val="36"/>
          <w:szCs w:val="36"/>
          <w:u w:val="single"/>
        </w:rPr>
      </w:pPr>
      <w:r>
        <w:rPr>
          <w:i/>
          <w:color w:val="365F91"/>
          <w:sz w:val="36"/>
          <w:szCs w:val="36"/>
          <w:u w:val="single"/>
        </w:rPr>
        <w:t>WBS &amp; Estimation:</w:t>
      </w:r>
    </w:p>
    <w:p w:rsidR="006502BF" w:rsidRDefault="002A4356">
      <w:pPr>
        <w:pBdr>
          <w:top w:val="nil"/>
          <w:left w:val="nil"/>
          <w:bottom w:val="nil"/>
          <w:right w:val="nil"/>
          <w:between w:val="nil"/>
        </w:pBdr>
        <w:spacing w:before="40"/>
        <w:ind w:left="481"/>
        <w:jc w:val="both"/>
        <w:rPr>
          <w:b/>
          <w:i/>
          <w:color w:val="000000"/>
          <w:u w:val="single"/>
        </w:rPr>
      </w:pPr>
      <w:r>
        <w:rPr>
          <w:b/>
          <w:i/>
          <w:color w:val="000000"/>
          <w:u w:val="single"/>
        </w:rPr>
        <w:t>WBS for the Project:</w:t>
      </w:r>
    </w:p>
    <w:p w:rsidR="006502BF" w:rsidRDefault="002A4356">
      <w:pPr>
        <w:pBdr>
          <w:top w:val="nil"/>
          <w:left w:val="nil"/>
          <w:bottom w:val="nil"/>
          <w:right w:val="nil"/>
          <w:between w:val="nil"/>
        </w:pBdr>
        <w:spacing w:before="40"/>
        <w:ind w:left="481"/>
        <w:jc w:val="both"/>
        <w:rPr>
          <w:color w:val="000000"/>
        </w:rPr>
      </w:pPr>
      <w:r>
        <w:rPr>
          <w:i/>
          <w:color w:val="000000"/>
        </w:rPr>
        <w:t xml:space="preserve">    </w:t>
      </w:r>
      <w:r>
        <w:rPr>
          <w:color w:val="000000"/>
        </w:rPr>
        <w:t>1. Platform Development:</w:t>
      </w:r>
    </w:p>
    <w:p w:rsidR="006502BF" w:rsidRDefault="002A4356">
      <w:pPr>
        <w:pBdr>
          <w:top w:val="nil"/>
          <w:left w:val="nil"/>
          <w:bottom w:val="nil"/>
          <w:right w:val="nil"/>
          <w:between w:val="nil"/>
        </w:pBdr>
        <w:spacing w:before="40"/>
        <w:ind w:left="481"/>
        <w:jc w:val="both"/>
        <w:rPr>
          <w:color w:val="000000"/>
        </w:rPr>
      </w:pPr>
      <w:r>
        <w:rPr>
          <w:color w:val="000000"/>
        </w:rPr>
        <w:t xml:space="preserve">        - Task 1.1: Automated Evaluation System</w:t>
      </w:r>
    </w:p>
    <w:p w:rsidR="006502BF" w:rsidRDefault="002A4356">
      <w:pPr>
        <w:pBdr>
          <w:top w:val="nil"/>
          <w:left w:val="nil"/>
          <w:bottom w:val="nil"/>
          <w:right w:val="nil"/>
          <w:between w:val="nil"/>
        </w:pBdr>
        <w:spacing w:before="40"/>
        <w:ind w:left="481"/>
        <w:jc w:val="both"/>
        <w:rPr>
          <w:color w:val="000000"/>
        </w:rPr>
      </w:pPr>
      <w:r>
        <w:rPr>
          <w:color w:val="000000"/>
        </w:rPr>
        <w:t xml:space="preserve">            - Develop the automated grading system.</w:t>
      </w:r>
    </w:p>
    <w:p w:rsidR="006502BF" w:rsidRDefault="002A4356">
      <w:pPr>
        <w:pBdr>
          <w:top w:val="nil"/>
          <w:left w:val="nil"/>
          <w:bottom w:val="nil"/>
          <w:right w:val="nil"/>
          <w:between w:val="nil"/>
        </w:pBdr>
        <w:spacing w:before="40"/>
        <w:ind w:left="481"/>
        <w:jc w:val="both"/>
        <w:rPr>
          <w:color w:val="000000"/>
        </w:rPr>
      </w:pPr>
      <w:r>
        <w:rPr>
          <w:color w:val="000000"/>
        </w:rPr>
        <w:t xml:space="preserve">            - Create performance benchmarking framework.</w:t>
      </w:r>
    </w:p>
    <w:p w:rsidR="006502BF" w:rsidRDefault="002A4356">
      <w:pPr>
        <w:pBdr>
          <w:top w:val="nil"/>
          <w:left w:val="nil"/>
          <w:bottom w:val="nil"/>
          <w:right w:val="nil"/>
          <w:between w:val="nil"/>
        </w:pBdr>
        <w:spacing w:before="40"/>
        <w:ind w:left="481"/>
        <w:jc w:val="both"/>
        <w:rPr>
          <w:color w:val="000000"/>
        </w:rPr>
      </w:pPr>
      <w:r>
        <w:rPr>
          <w:color w:val="000000"/>
        </w:rPr>
        <w:t xml:space="preserve">            - Develop rules for examination violation detection (e.g., cheating).</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15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 Task 1.2: Manual Evaluation System</w:t>
      </w:r>
    </w:p>
    <w:p w:rsidR="006502BF" w:rsidRDefault="002A4356">
      <w:pPr>
        <w:pBdr>
          <w:top w:val="nil"/>
          <w:left w:val="nil"/>
          <w:bottom w:val="nil"/>
          <w:right w:val="nil"/>
          <w:between w:val="nil"/>
        </w:pBdr>
        <w:spacing w:before="40"/>
        <w:ind w:left="481"/>
        <w:jc w:val="both"/>
        <w:rPr>
          <w:color w:val="000000"/>
        </w:rPr>
      </w:pPr>
      <w:r>
        <w:rPr>
          <w:color w:val="000000"/>
        </w:rPr>
        <w:t xml:space="preserve">            - Develop manual grading and review system.</w:t>
      </w:r>
    </w:p>
    <w:p w:rsidR="006502BF" w:rsidRDefault="002A4356">
      <w:pPr>
        <w:pBdr>
          <w:top w:val="nil"/>
          <w:left w:val="nil"/>
          <w:bottom w:val="nil"/>
          <w:right w:val="nil"/>
          <w:between w:val="nil"/>
        </w:pBdr>
        <w:spacing w:before="40"/>
        <w:ind w:left="481"/>
        <w:jc w:val="both"/>
        <w:rPr>
          <w:color w:val="000000"/>
        </w:rPr>
      </w:pPr>
      <w:r>
        <w:rPr>
          <w:color w:val="000000"/>
        </w:rPr>
        <w:t xml:space="preserve">            - Integrate with the automated system for cross-checking.</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10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 Task 1.3: Plagiarism Detection</w:t>
      </w:r>
    </w:p>
    <w:p w:rsidR="006502BF" w:rsidRDefault="002A4356">
      <w:pPr>
        <w:pBdr>
          <w:top w:val="nil"/>
          <w:left w:val="nil"/>
          <w:bottom w:val="nil"/>
          <w:right w:val="nil"/>
          <w:between w:val="nil"/>
        </w:pBdr>
        <w:spacing w:before="40"/>
        <w:ind w:left="481"/>
        <w:jc w:val="both"/>
        <w:rPr>
          <w:color w:val="000000"/>
        </w:rPr>
      </w:pPr>
      <w:r>
        <w:rPr>
          <w:color w:val="000000"/>
        </w:rPr>
        <w:t xml:space="preserve">            - Integrate a plagiarism detection tool.</w:t>
      </w:r>
    </w:p>
    <w:p w:rsidR="006502BF" w:rsidRDefault="002A4356">
      <w:pPr>
        <w:pBdr>
          <w:top w:val="nil"/>
          <w:left w:val="nil"/>
          <w:bottom w:val="nil"/>
          <w:right w:val="nil"/>
          <w:between w:val="nil"/>
        </w:pBdr>
        <w:spacing w:before="40"/>
        <w:ind w:left="481"/>
        <w:jc w:val="both"/>
        <w:rPr>
          <w:color w:val="000000"/>
        </w:rPr>
      </w:pPr>
      <w:r>
        <w:rPr>
          <w:color w:val="000000"/>
        </w:rPr>
        <w:t xml:space="preserve">            - Create a database of previous papers and resources.</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10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 Task 1.4: Question Bank Management</w:t>
      </w:r>
    </w:p>
    <w:p w:rsidR="006502BF" w:rsidRDefault="002A4356">
      <w:pPr>
        <w:pBdr>
          <w:top w:val="nil"/>
          <w:left w:val="nil"/>
          <w:bottom w:val="nil"/>
          <w:right w:val="nil"/>
          <w:between w:val="nil"/>
        </w:pBdr>
        <w:spacing w:before="40"/>
        <w:ind w:left="481"/>
        <w:jc w:val="both"/>
        <w:rPr>
          <w:color w:val="000000"/>
        </w:rPr>
      </w:pPr>
      <w:r>
        <w:rPr>
          <w:color w:val="000000"/>
        </w:rPr>
        <w:t xml:space="preserve">            - Design and implement question bank management system.</w:t>
      </w:r>
    </w:p>
    <w:p w:rsidR="006502BF" w:rsidRDefault="002A4356">
      <w:pPr>
        <w:pBdr>
          <w:top w:val="nil"/>
          <w:left w:val="nil"/>
          <w:bottom w:val="nil"/>
          <w:right w:val="nil"/>
          <w:between w:val="nil"/>
        </w:pBdr>
        <w:spacing w:before="40"/>
        <w:ind w:left="481"/>
        <w:jc w:val="both"/>
        <w:rPr>
          <w:color w:val="000000"/>
        </w:rPr>
      </w:pPr>
      <w:r>
        <w:rPr>
          <w:color w:val="000000"/>
        </w:rPr>
        <w:t xml:space="preserve">            - Enable question search, review, and modification.</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12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 Task 1.5: Real-Time Exam Monitoring</w:t>
      </w:r>
    </w:p>
    <w:p w:rsidR="006502BF" w:rsidRDefault="002A4356">
      <w:pPr>
        <w:pBdr>
          <w:top w:val="nil"/>
          <w:left w:val="nil"/>
          <w:bottom w:val="nil"/>
          <w:right w:val="nil"/>
          <w:between w:val="nil"/>
        </w:pBdr>
        <w:spacing w:before="40"/>
        <w:ind w:left="481"/>
        <w:jc w:val="both"/>
        <w:rPr>
          <w:color w:val="000000"/>
        </w:rPr>
      </w:pPr>
      <w:r>
        <w:rPr>
          <w:color w:val="000000"/>
        </w:rPr>
        <w:t xml:space="preserve">            - Develop AI-based real-time monitoring system.</w:t>
      </w:r>
    </w:p>
    <w:p w:rsidR="006502BF" w:rsidRDefault="002A4356">
      <w:pPr>
        <w:pBdr>
          <w:top w:val="nil"/>
          <w:left w:val="nil"/>
          <w:bottom w:val="nil"/>
          <w:right w:val="nil"/>
          <w:between w:val="nil"/>
        </w:pBdr>
        <w:spacing w:before="40"/>
        <w:ind w:left="481"/>
        <w:jc w:val="both"/>
        <w:rPr>
          <w:color w:val="000000"/>
        </w:rPr>
      </w:pPr>
      <w:r>
        <w:rPr>
          <w:color w:val="000000"/>
        </w:rPr>
        <w:t xml:space="preserve">            - Integrate movement detection to send alerts to invigilators.</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20 days</w:t>
      </w:r>
    </w:p>
    <w:p w:rsidR="006502BF" w:rsidRDefault="006502BF">
      <w:pPr>
        <w:pBdr>
          <w:top w:val="nil"/>
          <w:left w:val="nil"/>
          <w:bottom w:val="nil"/>
          <w:right w:val="nil"/>
          <w:between w:val="nil"/>
        </w:pBdr>
        <w:spacing w:before="40"/>
        <w:ind w:left="481"/>
        <w:jc w:val="both"/>
        <w:rPr>
          <w:color w:val="000000"/>
        </w:rPr>
      </w:pPr>
    </w:p>
    <w:sdt>
      <w:sdtPr>
        <w:tag w:val="goog_rdk_4"/>
        <w:id w:val="-550764683"/>
      </w:sdtPr>
      <w:sdtEndPr/>
      <w:sdtContent>
        <w:p w:rsidR="006502BF" w:rsidRDefault="002A4356">
          <w:pPr>
            <w:pBdr>
              <w:top w:val="nil"/>
              <w:left w:val="nil"/>
              <w:bottom w:val="nil"/>
              <w:right w:val="nil"/>
              <w:between w:val="nil"/>
            </w:pBdr>
            <w:spacing w:before="40"/>
            <w:ind w:left="481"/>
            <w:jc w:val="both"/>
            <w:rPr>
              <w:ins w:id="0" w:author="Shakibul Hasan Prince" w:date="2025-09-09T02:56:00Z"/>
              <w:color w:val="000000"/>
            </w:rPr>
          </w:pPr>
          <w:r>
            <w:rPr>
              <w:color w:val="000000"/>
            </w:rPr>
            <w:t xml:space="preserve">    </w:t>
          </w:r>
          <w:sdt>
            <w:sdtPr>
              <w:tag w:val="goog_rdk_3"/>
              <w:id w:val="-1199476949"/>
            </w:sdtPr>
            <w:sdtEndPr/>
            <w:sdtContent/>
          </w:sdt>
        </w:p>
      </w:sdtContent>
    </w:sdt>
    <w:p w:rsidR="006502BF" w:rsidRDefault="002A4356">
      <w:pPr>
        <w:pBdr>
          <w:top w:val="nil"/>
          <w:left w:val="nil"/>
          <w:bottom w:val="nil"/>
          <w:right w:val="nil"/>
          <w:between w:val="nil"/>
        </w:pBdr>
        <w:spacing w:before="40"/>
        <w:ind w:left="481"/>
        <w:jc w:val="both"/>
        <w:rPr>
          <w:color w:val="000000"/>
        </w:rPr>
      </w:pPr>
      <w:r>
        <w:rPr>
          <w:color w:val="000000"/>
        </w:rPr>
        <w:t>2. Language Translation and Multi-Lingual Support:</w:t>
      </w:r>
    </w:p>
    <w:p w:rsidR="006502BF" w:rsidRDefault="002A4356">
      <w:pPr>
        <w:pBdr>
          <w:top w:val="nil"/>
          <w:left w:val="nil"/>
          <w:bottom w:val="nil"/>
          <w:right w:val="nil"/>
          <w:between w:val="nil"/>
        </w:pBdr>
        <w:spacing w:before="40"/>
        <w:ind w:left="481"/>
        <w:jc w:val="both"/>
        <w:rPr>
          <w:color w:val="000000"/>
        </w:rPr>
      </w:pPr>
      <w:r>
        <w:rPr>
          <w:color w:val="000000"/>
        </w:rPr>
        <w:t xml:space="preserve">        - Task 2.1: Translation of Interface</w:t>
      </w:r>
    </w:p>
    <w:p w:rsidR="006502BF" w:rsidRDefault="002A4356">
      <w:pPr>
        <w:pBdr>
          <w:top w:val="nil"/>
          <w:left w:val="nil"/>
          <w:bottom w:val="nil"/>
          <w:right w:val="nil"/>
          <w:between w:val="nil"/>
        </w:pBdr>
        <w:spacing w:before="40"/>
        <w:ind w:left="481"/>
        <w:jc w:val="both"/>
        <w:rPr>
          <w:color w:val="000000"/>
        </w:rPr>
      </w:pPr>
      <w:r>
        <w:rPr>
          <w:color w:val="000000"/>
        </w:rPr>
        <w:t xml:space="preserve">            - Translate the entire platform interface (English to Bangla, French).</w:t>
      </w:r>
    </w:p>
    <w:p w:rsidR="006502BF" w:rsidRDefault="002A4356">
      <w:pPr>
        <w:pBdr>
          <w:top w:val="nil"/>
          <w:left w:val="nil"/>
          <w:bottom w:val="nil"/>
          <w:right w:val="nil"/>
          <w:between w:val="nil"/>
        </w:pBdr>
        <w:spacing w:before="40"/>
        <w:ind w:left="481"/>
        <w:jc w:val="both"/>
        <w:rPr>
          <w:color w:val="000000"/>
        </w:rPr>
      </w:pPr>
      <w:r>
        <w:rPr>
          <w:color w:val="000000"/>
        </w:rPr>
        <w:t xml:space="preserve">            - Create language switcher options.</w:t>
      </w:r>
    </w:p>
    <w:p w:rsidR="006502BF" w:rsidRDefault="002A4356">
      <w:pPr>
        <w:pBdr>
          <w:top w:val="nil"/>
          <w:left w:val="nil"/>
          <w:bottom w:val="nil"/>
          <w:right w:val="nil"/>
          <w:between w:val="nil"/>
        </w:pBdr>
        <w:spacing w:before="40"/>
        <w:ind w:left="481"/>
        <w:jc w:val="both"/>
        <w:rPr>
          <w:color w:val="000000"/>
        </w:rPr>
      </w:pPr>
      <w:r>
        <w:rPr>
          <w:color w:val="000000"/>
        </w:rPr>
        <w:lastRenderedPageBreak/>
        <w:t xml:space="preserve">            Estimated Duration: 10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 Task 2.2: Translation of Exam Content</w:t>
      </w:r>
    </w:p>
    <w:p w:rsidR="006502BF" w:rsidRDefault="002A4356">
      <w:pPr>
        <w:pBdr>
          <w:top w:val="nil"/>
          <w:left w:val="nil"/>
          <w:bottom w:val="nil"/>
          <w:right w:val="nil"/>
          <w:between w:val="nil"/>
        </w:pBdr>
        <w:spacing w:before="40"/>
        <w:ind w:left="481"/>
        <w:jc w:val="both"/>
        <w:rPr>
          <w:color w:val="000000"/>
        </w:rPr>
      </w:pPr>
      <w:r>
        <w:rPr>
          <w:color w:val="000000"/>
        </w:rPr>
        <w:t xml:space="preserve">            - Translate exam content into Bangla and French.</w:t>
      </w:r>
    </w:p>
    <w:p w:rsidR="006502BF" w:rsidRDefault="002A4356">
      <w:pPr>
        <w:pBdr>
          <w:top w:val="nil"/>
          <w:left w:val="nil"/>
          <w:bottom w:val="nil"/>
          <w:right w:val="nil"/>
          <w:between w:val="nil"/>
        </w:pBdr>
        <w:spacing w:before="40"/>
        <w:ind w:left="481"/>
        <w:jc w:val="both"/>
        <w:rPr>
          <w:color w:val="000000"/>
        </w:rPr>
      </w:pPr>
      <w:r>
        <w:rPr>
          <w:color w:val="000000"/>
        </w:rPr>
        <w:t xml:space="preserve">            - Validate translation accuracy.</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15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3. AI/ML Integration (For Future Use):</w:t>
      </w:r>
    </w:p>
    <w:p w:rsidR="006502BF" w:rsidRDefault="002A4356">
      <w:pPr>
        <w:pBdr>
          <w:top w:val="nil"/>
          <w:left w:val="nil"/>
          <w:bottom w:val="nil"/>
          <w:right w:val="nil"/>
          <w:between w:val="nil"/>
        </w:pBdr>
        <w:spacing w:before="40"/>
        <w:ind w:left="481"/>
        <w:jc w:val="both"/>
        <w:rPr>
          <w:color w:val="000000"/>
        </w:rPr>
      </w:pPr>
      <w:r>
        <w:rPr>
          <w:color w:val="000000"/>
        </w:rPr>
        <w:t xml:space="preserve">        - Task 3.1: AI System for Self-Driving (Future Feature)</w:t>
      </w:r>
    </w:p>
    <w:p w:rsidR="006502BF" w:rsidRDefault="002A4356">
      <w:pPr>
        <w:pBdr>
          <w:top w:val="nil"/>
          <w:left w:val="nil"/>
          <w:bottom w:val="nil"/>
          <w:right w:val="nil"/>
          <w:between w:val="nil"/>
        </w:pBdr>
        <w:spacing w:before="40"/>
        <w:ind w:left="481"/>
        <w:jc w:val="both"/>
        <w:rPr>
          <w:color w:val="000000"/>
        </w:rPr>
      </w:pPr>
      <w:r>
        <w:rPr>
          <w:color w:val="000000"/>
        </w:rPr>
        <w:t xml:space="preserve">            - Design AI for autonomous driving (future phase).</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Deferred</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 Task 3.2: Data Collection and Analytics for</w:t>
      </w:r>
      <w:sdt>
        <w:sdtPr>
          <w:tag w:val="goog_rdk_5"/>
          <w:id w:val="1733623872"/>
        </w:sdtPr>
        <w:sdtEndPr/>
        <w:sdtContent>
          <w:del w:id="1" w:author="sanjida evu" w:date="2025-09-09T04:42:00Z">
            <w:r>
              <w:rPr>
                <w:color w:val="000000"/>
              </w:rPr>
              <w:delText xml:space="preserve"> AI</w:delText>
            </w:r>
          </w:del>
        </w:sdtContent>
      </w:sdt>
    </w:p>
    <w:p w:rsidR="006502BF" w:rsidRDefault="002A4356">
      <w:pPr>
        <w:pBdr>
          <w:top w:val="nil"/>
          <w:left w:val="nil"/>
          <w:bottom w:val="nil"/>
          <w:right w:val="nil"/>
          <w:between w:val="nil"/>
        </w:pBdr>
        <w:spacing w:before="40"/>
        <w:ind w:left="481"/>
        <w:jc w:val="both"/>
        <w:rPr>
          <w:color w:val="000000"/>
        </w:rPr>
      </w:pPr>
      <w:r>
        <w:rPr>
          <w:color w:val="000000"/>
        </w:rPr>
        <w:t xml:space="preserve">            - Collect data on student performance.</w:t>
      </w:r>
    </w:p>
    <w:p w:rsidR="006502BF" w:rsidRDefault="002A4356">
      <w:pPr>
        <w:pBdr>
          <w:top w:val="nil"/>
          <w:left w:val="nil"/>
          <w:bottom w:val="nil"/>
          <w:right w:val="nil"/>
          <w:between w:val="nil"/>
        </w:pBdr>
        <w:spacing w:before="40"/>
        <w:ind w:left="481"/>
        <w:jc w:val="both"/>
        <w:rPr>
          <w:color w:val="000000"/>
        </w:rPr>
      </w:pPr>
      <w:r>
        <w:rPr>
          <w:color w:val="000000"/>
        </w:rPr>
        <w:t xml:space="preserve">            - Set up data analysis tools for AI model improvement.</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20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4. Security and Data Protection:</w:t>
      </w:r>
    </w:p>
    <w:p w:rsidR="006502BF" w:rsidRDefault="002A4356">
      <w:pPr>
        <w:pBdr>
          <w:top w:val="nil"/>
          <w:left w:val="nil"/>
          <w:bottom w:val="nil"/>
          <w:right w:val="nil"/>
          <w:between w:val="nil"/>
        </w:pBdr>
        <w:spacing w:before="40"/>
        <w:ind w:left="481"/>
        <w:jc w:val="both"/>
        <w:rPr>
          <w:color w:val="000000"/>
        </w:rPr>
      </w:pPr>
      <w:r>
        <w:rPr>
          <w:color w:val="000000"/>
        </w:rPr>
        <w:t xml:space="preserve">        - Task 4.1: Secure Login and Authentication</w:t>
      </w:r>
    </w:p>
    <w:p w:rsidR="006502BF" w:rsidRDefault="002A4356">
      <w:pPr>
        <w:pBdr>
          <w:top w:val="nil"/>
          <w:left w:val="nil"/>
          <w:bottom w:val="nil"/>
          <w:right w:val="nil"/>
          <w:between w:val="nil"/>
        </w:pBdr>
        <w:spacing w:before="40"/>
        <w:ind w:left="481"/>
        <w:jc w:val="both"/>
        <w:rPr>
          <w:color w:val="000000"/>
        </w:rPr>
      </w:pPr>
      <w:r>
        <w:rPr>
          <w:color w:val="000000"/>
        </w:rPr>
        <w:t xml:space="preserve">            - Implement secure login with MFA.</w:t>
      </w:r>
    </w:p>
    <w:p w:rsidR="006502BF" w:rsidRDefault="002A4356">
      <w:pPr>
        <w:pBdr>
          <w:top w:val="nil"/>
          <w:left w:val="nil"/>
          <w:bottom w:val="nil"/>
          <w:right w:val="nil"/>
          <w:between w:val="nil"/>
        </w:pBdr>
        <w:spacing w:before="40"/>
        <w:ind w:left="481"/>
        <w:jc w:val="both"/>
        <w:rPr>
          <w:color w:val="000000"/>
        </w:rPr>
      </w:pPr>
      <w:r>
        <w:rPr>
          <w:color w:val="000000"/>
        </w:rPr>
        <w:t xml:space="preserve">            - Develop encrypted password storage.</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8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 Task 4.2: Data Encryption and Protection</w:t>
      </w:r>
    </w:p>
    <w:p w:rsidR="006502BF" w:rsidRDefault="002A4356">
      <w:pPr>
        <w:pBdr>
          <w:top w:val="nil"/>
          <w:left w:val="nil"/>
          <w:bottom w:val="nil"/>
          <w:right w:val="nil"/>
          <w:between w:val="nil"/>
        </w:pBdr>
        <w:spacing w:before="40"/>
        <w:ind w:left="481"/>
        <w:jc w:val="both"/>
        <w:rPr>
          <w:color w:val="000000"/>
        </w:rPr>
      </w:pPr>
      <w:r>
        <w:rPr>
          <w:color w:val="000000"/>
        </w:rPr>
        <w:t xml:space="preserve">            - Implement data encryption protocols.</w:t>
      </w:r>
    </w:p>
    <w:p w:rsidR="006502BF" w:rsidRDefault="002A4356">
      <w:pPr>
        <w:pBdr>
          <w:top w:val="nil"/>
          <w:left w:val="nil"/>
          <w:bottom w:val="nil"/>
          <w:right w:val="nil"/>
          <w:between w:val="nil"/>
        </w:pBdr>
        <w:spacing w:before="40"/>
        <w:ind w:left="481"/>
        <w:jc w:val="both"/>
        <w:rPr>
          <w:color w:val="000000"/>
        </w:rPr>
      </w:pPr>
      <w:r>
        <w:rPr>
          <w:color w:val="000000"/>
        </w:rPr>
        <w:t xml:space="preserve">            - Develop secure data storage and transmission methods.</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12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 Task 4.3: Secure Payment System Integration</w:t>
      </w:r>
    </w:p>
    <w:p w:rsidR="006502BF" w:rsidRDefault="002A4356">
      <w:pPr>
        <w:pBdr>
          <w:top w:val="nil"/>
          <w:left w:val="nil"/>
          <w:bottom w:val="nil"/>
          <w:right w:val="nil"/>
          <w:between w:val="nil"/>
        </w:pBdr>
        <w:spacing w:before="40"/>
        <w:ind w:left="481"/>
        <w:jc w:val="both"/>
        <w:rPr>
          <w:color w:val="000000"/>
        </w:rPr>
      </w:pPr>
      <w:r>
        <w:rPr>
          <w:color w:val="000000"/>
        </w:rPr>
        <w:t xml:space="preserve">            - Integrate secure payment gateway.</w:t>
      </w:r>
    </w:p>
    <w:p w:rsidR="006502BF" w:rsidRDefault="002A4356">
      <w:pPr>
        <w:pBdr>
          <w:top w:val="nil"/>
          <w:left w:val="nil"/>
          <w:bottom w:val="nil"/>
          <w:right w:val="nil"/>
          <w:between w:val="nil"/>
        </w:pBdr>
        <w:spacing w:before="40"/>
        <w:ind w:left="481"/>
        <w:jc w:val="both"/>
        <w:rPr>
          <w:color w:val="000000"/>
        </w:rPr>
      </w:pPr>
      <w:r>
        <w:rPr>
          <w:color w:val="000000"/>
        </w:rPr>
        <w:t xml:space="preserve">            - Ensure PCI-DSS compliance for payment data.</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8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5. Testing and Deployment:</w:t>
      </w:r>
    </w:p>
    <w:p w:rsidR="006502BF" w:rsidRDefault="002A4356">
      <w:pPr>
        <w:pBdr>
          <w:top w:val="nil"/>
          <w:left w:val="nil"/>
          <w:bottom w:val="nil"/>
          <w:right w:val="nil"/>
          <w:between w:val="nil"/>
        </w:pBdr>
        <w:spacing w:before="40"/>
        <w:ind w:left="481"/>
        <w:jc w:val="both"/>
        <w:rPr>
          <w:color w:val="000000"/>
        </w:rPr>
      </w:pPr>
      <w:r>
        <w:rPr>
          <w:color w:val="000000"/>
        </w:rPr>
        <w:t xml:space="preserve">        - Task 5.1: Automated Testing</w:t>
      </w:r>
    </w:p>
    <w:p w:rsidR="006502BF" w:rsidRDefault="002A4356">
      <w:pPr>
        <w:pBdr>
          <w:top w:val="nil"/>
          <w:left w:val="nil"/>
          <w:bottom w:val="nil"/>
          <w:right w:val="nil"/>
          <w:between w:val="nil"/>
        </w:pBdr>
        <w:spacing w:before="40"/>
        <w:ind w:left="481"/>
        <w:jc w:val="both"/>
        <w:rPr>
          <w:color w:val="000000"/>
        </w:rPr>
      </w:pPr>
      <w:r>
        <w:rPr>
          <w:color w:val="000000"/>
        </w:rPr>
        <w:t xml:space="preserve">            - Develop automated test cases for system functionalities.</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12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 Task 5.2: Manual Testing</w:t>
      </w:r>
    </w:p>
    <w:p w:rsidR="006502BF" w:rsidRDefault="002A4356">
      <w:pPr>
        <w:pBdr>
          <w:top w:val="nil"/>
          <w:left w:val="nil"/>
          <w:bottom w:val="nil"/>
          <w:right w:val="nil"/>
          <w:between w:val="nil"/>
        </w:pBdr>
        <w:spacing w:before="40"/>
        <w:ind w:left="481"/>
        <w:jc w:val="both"/>
        <w:rPr>
          <w:color w:val="000000"/>
        </w:rPr>
      </w:pPr>
      <w:r>
        <w:rPr>
          <w:color w:val="000000"/>
        </w:rPr>
        <w:t xml:space="preserve">            - Conduct manual tests for usability.</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10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 Task 5.3: Bug Fixing and Optimization</w:t>
      </w:r>
    </w:p>
    <w:p w:rsidR="006502BF" w:rsidRDefault="002A4356">
      <w:pPr>
        <w:pBdr>
          <w:top w:val="nil"/>
          <w:left w:val="nil"/>
          <w:bottom w:val="nil"/>
          <w:right w:val="nil"/>
          <w:between w:val="nil"/>
        </w:pBdr>
        <w:spacing w:before="40"/>
        <w:ind w:left="481"/>
        <w:jc w:val="both"/>
        <w:rPr>
          <w:color w:val="000000"/>
        </w:rPr>
      </w:pPr>
      <w:r>
        <w:rPr>
          <w:color w:val="000000"/>
        </w:rPr>
        <w:t xml:space="preserve">            - Address issues found during testing.</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12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 Task 5.4: Deployment</w:t>
      </w:r>
    </w:p>
    <w:p w:rsidR="006502BF" w:rsidRDefault="002A4356">
      <w:pPr>
        <w:pBdr>
          <w:top w:val="nil"/>
          <w:left w:val="nil"/>
          <w:bottom w:val="nil"/>
          <w:right w:val="nil"/>
          <w:between w:val="nil"/>
        </w:pBdr>
        <w:spacing w:before="40"/>
        <w:ind w:left="481"/>
        <w:jc w:val="both"/>
        <w:rPr>
          <w:color w:val="000000"/>
        </w:rPr>
      </w:pPr>
      <w:r>
        <w:rPr>
          <w:color w:val="000000"/>
        </w:rPr>
        <w:t xml:space="preserve">            - Deploy the platform on production.</w:t>
      </w:r>
    </w:p>
    <w:p w:rsidR="006502BF" w:rsidRDefault="002A4356">
      <w:pPr>
        <w:pBdr>
          <w:top w:val="nil"/>
          <w:left w:val="nil"/>
          <w:bottom w:val="nil"/>
          <w:right w:val="nil"/>
          <w:between w:val="nil"/>
        </w:pBdr>
        <w:spacing w:before="40"/>
        <w:ind w:left="481"/>
        <w:jc w:val="both"/>
        <w:rPr>
          <w:color w:val="000000"/>
        </w:rPr>
      </w:pPr>
      <w:r>
        <w:rPr>
          <w:color w:val="000000"/>
        </w:rPr>
        <w:lastRenderedPageBreak/>
        <w:t xml:space="preserve">            - Perform post-deployment testing.</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5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6. Future Enhancements (Optional):</w:t>
      </w:r>
    </w:p>
    <w:p w:rsidR="006502BF" w:rsidRDefault="002A4356">
      <w:pPr>
        <w:pBdr>
          <w:top w:val="nil"/>
          <w:left w:val="nil"/>
          <w:bottom w:val="nil"/>
          <w:right w:val="nil"/>
          <w:between w:val="nil"/>
        </w:pBdr>
        <w:spacing w:before="40"/>
        <w:ind w:left="481"/>
        <w:jc w:val="both"/>
        <w:rPr>
          <w:color w:val="000000"/>
        </w:rPr>
      </w:pPr>
      <w:r>
        <w:rPr>
          <w:color w:val="000000"/>
        </w:rPr>
        <w:t xml:space="preserve">        - Task 6.1: Self-Driving AI Feature (Future Phase)</w:t>
      </w:r>
    </w:p>
    <w:p w:rsidR="006502BF" w:rsidRDefault="002A4356">
      <w:pPr>
        <w:pBdr>
          <w:top w:val="nil"/>
          <w:left w:val="nil"/>
          <w:bottom w:val="nil"/>
          <w:right w:val="nil"/>
          <w:between w:val="nil"/>
        </w:pBdr>
        <w:spacing w:before="40"/>
        <w:ind w:left="481"/>
        <w:jc w:val="both"/>
        <w:rPr>
          <w:color w:val="000000"/>
        </w:rPr>
      </w:pPr>
      <w:r>
        <w:rPr>
          <w:color w:val="000000"/>
        </w:rPr>
        <w:t xml:space="preserve">            - Implement self-driving functionality (future phase).</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Deferred</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 Task 6.2: Social Learning Features</w:t>
      </w:r>
    </w:p>
    <w:p w:rsidR="006502BF" w:rsidRDefault="002A4356">
      <w:pPr>
        <w:pBdr>
          <w:top w:val="nil"/>
          <w:left w:val="nil"/>
          <w:bottom w:val="nil"/>
          <w:right w:val="nil"/>
          <w:between w:val="nil"/>
        </w:pBdr>
        <w:spacing w:before="40"/>
        <w:ind w:left="481"/>
        <w:jc w:val="both"/>
        <w:rPr>
          <w:color w:val="000000"/>
        </w:rPr>
      </w:pPr>
      <w:r>
        <w:rPr>
          <w:color w:val="000000"/>
        </w:rPr>
        <w:t xml:space="preserve">            - Add discussion forums, live chats.</w:t>
      </w:r>
    </w:p>
    <w:p w:rsidR="006502BF" w:rsidRDefault="002A4356">
      <w:pPr>
        <w:pBdr>
          <w:top w:val="nil"/>
          <w:left w:val="nil"/>
          <w:bottom w:val="nil"/>
          <w:right w:val="nil"/>
          <w:between w:val="nil"/>
        </w:pBdr>
        <w:spacing w:before="40"/>
        <w:ind w:left="481"/>
        <w:jc w:val="both"/>
        <w:rPr>
          <w:color w:val="000000"/>
        </w:rPr>
      </w:pPr>
      <w:r>
        <w:rPr>
          <w:color w:val="000000"/>
        </w:rPr>
        <w:t xml:space="preserve">            Estimated Duration: Deferred</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u w:val="single"/>
        </w:rPr>
      </w:pPr>
      <w:r>
        <w:rPr>
          <w:color w:val="000000"/>
        </w:rPr>
        <w:t xml:space="preserve">   </w:t>
      </w:r>
      <w:r>
        <w:rPr>
          <w:color w:val="000000"/>
          <w:u w:val="single"/>
        </w:rPr>
        <w:t xml:space="preserve"> Estimating Duration for Major WBS Components (in Days):</w:t>
      </w:r>
    </w:p>
    <w:p w:rsidR="006502BF" w:rsidRDefault="002A4356">
      <w:pPr>
        <w:pBdr>
          <w:top w:val="nil"/>
          <w:left w:val="nil"/>
          <w:bottom w:val="nil"/>
          <w:right w:val="nil"/>
          <w:between w:val="nil"/>
        </w:pBdr>
        <w:spacing w:before="40"/>
        <w:ind w:left="481"/>
        <w:jc w:val="both"/>
        <w:rPr>
          <w:color w:val="000000"/>
        </w:rPr>
      </w:pPr>
      <w:r>
        <w:rPr>
          <w:color w:val="000000"/>
        </w:rPr>
        <w:t xml:space="preserve">    The estimated duration for the major WBS components is as follows: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Platform Development:</w:t>
      </w:r>
    </w:p>
    <w:p w:rsidR="006502BF" w:rsidRDefault="002A4356">
      <w:pPr>
        <w:pBdr>
          <w:top w:val="nil"/>
          <w:left w:val="nil"/>
          <w:bottom w:val="nil"/>
          <w:right w:val="nil"/>
          <w:between w:val="nil"/>
        </w:pBdr>
        <w:spacing w:before="40"/>
        <w:ind w:left="481"/>
        <w:jc w:val="both"/>
        <w:rPr>
          <w:color w:val="000000"/>
        </w:rPr>
      </w:pPr>
      <w:r>
        <w:rPr>
          <w:color w:val="000000"/>
        </w:rPr>
        <w:t xml:space="preserve">        - Task 1.1: Automated Evaluation System - 15 days</w:t>
      </w:r>
    </w:p>
    <w:p w:rsidR="006502BF" w:rsidRDefault="002A4356">
      <w:pPr>
        <w:pBdr>
          <w:top w:val="nil"/>
          <w:left w:val="nil"/>
          <w:bottom w:val="nil"/>
          <w:right w:val="nil"/>
          <w:between w:val="nil"/>
        </w:pBdr>
        <w:spacing w:before="40"/>
        <w:ind w:left="481"/>
        <w:jc w:val="both"/>
        <w:rPr>
          <w:color w:val="000000"/>
        </w:rPr>
      </w:pPr>
      <w:r>
        <w:rPr>
          <w:color w:val="000000"/>
        </w:rPr>
        <w:t xml:space="preserve">        - Task 1.2: Manual Evaluation System - 10 days</w:t>
      </w:r>
    </w:p>
    <w:p w:rsidR="006502BF" w:rsidRDefault="002A4356">
      <w:pPr>
        <w:pBdr>
          <w:top w:val="nil"/>
          <w:left w:val="nil"/>
          <w:bottom w:val="nil"/>
          <w:right w:val="nil"/>
          <w:between w:val="nil"/>
        </w:pBdr>
        <w:spacing w:before="40"/>
        <w:ind w:left="481"/>
        <w:jc w:val="both"/>
        <w:rPr>
          <w:color w:val="000000"/>
        </w:rPr>
      </w:pPr>
      <w:r>
        <w:rPr>
          <w:color w:val="000000"/>
        </w:rPr>
        <w:t xml:space="preserve">        - Task 1.3: Plagiarism Detection - 10 days</w:t>
      </w:r>
    </w:p>
    <w:p w:rsidR="006502BF" w:rsidRDefault="002A4356">
      <w:pPr>
        <w:pBdr>
          <w:top w:val="nil"/>
          <w:left w:val="nil"/>
          <w:bottom w:val="nil"/>
          <w:right w:val="nil"/>
          <w:between w:val="nil"/>
        </w:pBdr>
        <w:spacing w:before="40"/>
        <w:ind w:left="481"/>
        <w:jc w:val="both"/>
        <w:rPr>
          <w:color w:val="000000"/>
        </w:rPr>
      </w:pPr>
      <w:r>
        <w:rPr>
          <w:color w:val="000000"/>
        </w:rPr>
        <w:t xml:space="preserve">        - Task 1.4: Question Bank Management - 12 days</w:t>
      </w:r>
    </w:p>
    <w:p w:rsidR="006502BF" w:rsidRDefault="002A4356">
      <w:pPr>
        <w:pBdr>
          <w:top w:val="nil"/>
          <w:left w:val="nil"/>
          <w:bottom w:val="nil"/>
          <w:right w:val="nil"/>
          <w:between w:val="nil"/>
        </w:pBdr>
        <w:spacing w:before="40"/>
        <w:ind w:left="481"/>
        <w:jc w:val="both"/>
        <w:rPr>
          <w:color w:val="000000"/>
        </w:rPr>
      </w:pPr>
      <w:r>
        <w:rPr>
          <w:color w:val="000000"/>
        </w:rPr>
        <w:t xml:space="preserve">        - Task 1.5: Real-Time Exam Monitoring - 20 days</w:t>
      </w:r>
    </w:p>
    <w:p w:rsidR="006502BF" w:rsidRDefault="002A4356">
      <w:pPr>
        <w:pBdr>
          <w:top w:val="nil"/>
          <w:left w:val="nil"/>
          <w:bottom w:val="nil"/>
          <w:right w:val="nil"/>
          <w:between w:val="nil"/>
        </w:pBdr>
        <w:spacing w:before="40"/>
        <w:ind w:left="481"/>
        <w:jc w:val="both"/>
        <w:rPr>
          <w:color w:val="000000"/>
        </w:rPr>
      </w:pPr>
      <w:r>
        <w:rPr>
          <w:color w:val="000000"/>
        </w:rPr>
        <w:t xml:space="preserve">        Total for Platform Development: 67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Langu</w:t>
      </w:r>
      <w:bookmarkStart w:id="2" w:name="_GoBack"/>
      <w:bookmarkEnd w:id="2"/>
      <w:r>
        <w:rPr>
          <w:color w:val="000000"/>
        </w:rPr>
        <w:t>age Translation and Multi-Lingual Support:</w:t>
      </w:r>
    </w:p>
    <w:p w:rsidR="006502BF" w:rsidRDefault="002A4356">
      <w:pPr>
        <w:pBdr>
          <w:top w:val="nil"/>
          <w:left w:val="nil"/>
          <w:bottom w:val="nil"/>
          <w:right w:val="nil"/>
          <w:between w:val="nil"/>
        </w:pBdr>
        <w:spacing w:before="40"/>
        <w:ind w:left="481"/>
        <w:jc w:val="both"/>
        <w:rPr>
          <w:color w:val="000000"/>
        </w:rPr>
      </w:pPr>
      <w:r>
        <w:rPr>
          <w:color w:val="000000"/>
        </w:rPr>
        <w:t xml:space="preserve">        - Task 2.1: Translation of Interface - 10 days</w:t>
      </w:r>
    </w:p>
    <w:p w:rsidR="006502BF" w:rsidRDefault="002A4356">
      <w:pPr>
        <w:pBdr>
          <w:top w:val="nil"/>
          <w:left w:val="nil"/>
          <w:bottom w:val="nil"/>
          <w:right w:val="nil"/>
          <w:between w:val="nil"/>
        </w:pBdr>
        <w:spacing w:before="40"/>
        <w:ind w:left="481"/>
        <w:jc w:val="both"/>
        <w:rPr>
          <w:color w:val="000000"/>
        </w:rPr>
      </w:pPr>
      <w:r>
        <w:rPr>
          <w:color w:val="000000"/>
        </w:rPr>
        <w:t xml:space="preserve">        - Task 2.2: Translation of Exam Content - 15 days</w:t>
      </w:r>
    </w:p>
    <w:p w:rsidR="006502BF" w:rsidRDefault="002A4356">
      <w:pPr>
        <w:pBdr>
          <w:top w:val="nil"/>
          <w:left w:val="nil"/>
          <w:bottom w:val="nil"/>
          <w:right w:val="nil"/>
          <w:between w:val="nil"/>
        </w:pBdr>
        <w:spacing w:before="40"/>
        <w:ind w:left="481"/>
        <w:jc w:val="both"/>
        <w:rPr>
          <w:color w:val="000000"/>
        </w:rPr>
      </w:pPr>
      <w:r>
        <w:rPr>
          <w:color w:val="000000"/>
        </w:rPr>
        <w:t xml:space="preserve">        Total for Multi-Lingual Support: 25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AI/ML Integration:</w:t>
      </w:r>
    </w:p>
    <w:p w:rsidR="006502BF" w:rsidRDefault="002A4356">
      <w:pPr>
        <w:pBdr>
          <w:top w:val="nil"/>
          <w:left w:val="nil"/>
          <w:bottom w:val="nil"/>
          <w:right w:val="nil"/>
          <w:between w:val="nil"/>
        </w:pBdr>
        <w:spacing w:before="40"/>
        <w:ind w:left="481"/>
        <w:jc w:val="both"/>
        <w:rPr>
          <w:color w:val="000000"/>
        </w:rPr>
      </w:pPr>
      <w:r>
        <w:rPr>
          <w:color w:val="000000"/>
        </w:rPr>
        <w:t xml:space="preserve">        - Task 3.1: AI System for Self-Driving - Deferred</w:t>
      </w:r>
    </w:p>
    <w:p w:rsidR="006502BF" w:rsidRDefault="002A4356">
      <w:pPr>
        <w:pBdr>
          <w:top w:val="nil"/>
          <w:left w:val="nil"/>
          <w:bottom w:val="nil"/>
          <w:right w:val="nil"/>
          <w:between w:val="nil"/>
        </w:pBdr>
        <w:spacing w:before="40"/>
        <w:ind w:left="481"/>
        <w:jc w:val="both"/>
        <w:rPr>
          <w:color w:val="000000"/>
        </w:rPr>
      </w:pPr>
      <w:r>
        <w:rPr>
          <w:color w:val="000000"/>
        </w:rPr>
        <w:t xml:space="preserve">        - Task 3.2: Data Collection and Analytics for AI - 20 days</w:t>
      </w:r>
    </w:p>
    <w:p w:rsidR="006502BF" w:rsidRDefault="002A4356">
      <w:pPr>
        <w:pBdr>
          <w:top w:val="nil"/>
          <w:left w:val="nil"/>
          <w:bottom w:val="nil"/>
          <w:right w:val="nil"/>
          <w:between w:val="nil"/>
        </w:pBdr>
        <w:spacing w:before="40"/>
        <w:ind w:left="481"/>
        <w:jc w:val="both"/>
        <w:rPr>
          <w:color w:val="000000"/>
        </w:rPr>
      </w:pPr>
      <w:r>
        <w:rPr>
          <w:color w:val="000000"/>
        </w:rPr>
        <w:t xml:space="preserve">        Total for AI/ML Integration: 20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Security and Data Protection:</w:t>
      </w:r>
    </w:p>
    <w:p w:rsidR="006502BF" w:rsidRDefault="002A4356">
      <w:pPr>
        <w:pBdr>
          <w:top w:val="nil"/>
          <w:left w:val="nil"/>
          <w:bottom w:val="nil"/>
          <w:right w:val="nil"/>
          <w:between w:val="nil"/>
        </w:pBdr>
        <w:spacing w:before="40"/>
        <w:ind w:left="481"/>
        <w:jc w:val="both"/>
        <w:rPr>
          <w:color w:val="000000"/>
        </w:rPr>
      </w:pPr>
      <w:r>
        <w:rPr>
          <w:color w:val="000000"/>
        </w:rPr>
        <w:t xml:space="preserve">        - Task 4.1: Secure Login and Authentication - 8 days</w:t>
      </w:r>
    </w:p>
    <w:p w:rsidR="006502BF" w:rsidRDefault="002A4356">
      <w:pPr>
        <w:pBdr>
          <w:top w:val="nil"/>
          <w:left w:val="nil"/>
          <w:bottom w:val="nil"/>
          <w:right w:val="nil"/>
          <w:between w:val="nil"/>
        </w:pBdr>
        <w:spacing w:before="40"/>
        <w:ind w:left="481"/>
        <w:jc w:val="both"/>
        <w:rPr>
          <w:color w:val="000000"/>
        </w:rPr>
      </w:pPr>
      <w:r>
        <w:rPr>
          <w:color w:val="000000"/>
        </w:rPr>
        <w:t xml:space="preserve">        - Task 4.2: Data Encryption and Protection - 12 days</w:t>
      </w:r>
    </w:p>
    <w:p w:rsidR="006502BF" w:rsidRDefault="002A4356">
      <w:pPr>
        <w:pBdr>
          <w:top w:val="nil"/>
          <w:left w:val="nil"/>
          <w:bottom w:val="nil"/>
          <w:right w:val="nil"/>
          <w:between w:val="nil"/>
        </w:pBdr>
        <w:spacing w:before="40"/>
        <w:ind w:left="481"/>
        <w:jc w:val="both"/>
        <w:rPr>
          <w:color w:val="000000"/>
        </w:rPr>
      </w:pPr>
      <w:r>
        <w:rPr>
          <w:color w:val="000000"/>
        </w:rPr>
        <w:t xml:space="preserve">        - Task 4.3: Secure Payment System Integration - 8 days</w:t>
      </w:r>
    </w:p>
    <w:p w:rsidR="006502BF" w:rsidRDefault="002A4356">
      <w:pPr>
        <w:pBdr>
          <w:top w:val="nil"/>
          <w:left w:val="nil"/>
          <w:bottom w:val="nil"/>
          <w:right w:val="nil"/>
          <w:between w:val="nil"/>
        </w:pBdr>
        <w:spacing w:before="40"/>
        <w:ind w:left="481"/>
        <w:jc w:val="both"/>
        <w:rPr>
          <w:color w:val="000000"/>
        </w:rPr>
      </w:pPr>
      <w:r>
        <w:rPr>
          <w:color w:val="000000"/>
        </w:rPr>
        <w:t xml:space="preserve">        Total for Security: 28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Testing and Deployment:</w:t>
      </w:r>
    </w:p>
    <w:p w:rsidR="006502BF" w:rsidRDefault="002A4356">
      <w:pPr>
        <w:pBdr>
          <w:top w:val="nil"/>
          <w:left w:val="nil"/>
          <w:bottom w:val="nil"/>
          <w:right w:val="nil"/>
          <w:between w:val="nil"/>
        </w:pBdr>
        <w:spacing w:before="40"/>
        <w:ind w:left="481"/>
        <w:jc w:val="both"/>
        <w:rPr>
          <w:color w:val="000000"/>
        </w:rPr>
      </w:pPr>
      <w:r>
        <w:rPr>
          <w:color w:val="000000"/>
        </w:rPr>
        <w:t xml:space="preserve">        - Task 5.1: Automated Testing - 12 days</w:t>
      </w:r>
    </w:p>
    <w:p w:rsidR="006502BF" w:rsidRDefault="002A4356">
      <w:pPr>
        <w:pBdr>
          <w:top w:val="nil"/>
          <w:left w:val="nil"/>
          <w:bottom w:val="nil"/>
          <w:right w:val="nil"/>
          <w:between w:val="nil"/>
        </w:pBdr>
        <w:spacing w:before="40"/>
        <w:ind w:left="481"/>
        <w:jc w:val="both"/>
        <w:rPr>
          <w:color w:val="000000"/>
        </w:rPr>
      </w:pPr>
      <w:r>
        <w:rPr>
          <w:color w:val="000000"/>
        </w:rPr>
        <w:t xml:space="preserve">        - Task 5.2: Manual Testing - 10 days</w:t>
      </w:r>
    </w:p>
    <w:p w:rsidR="006502BF" w:rsidRDefault="002A4356">
      <w:pPr>
        <w:pBdr>
          <w:top w:val="nil"/>
          <w:left w:val="nil"/>
          <w:bottom w:val="nil"/>
          <w:right w:val="nil"/>
          <w:between w:val="nil"/>
        </w:pBdr>
        <w:spacing w:before="40"/>
        <w:ind w:left="481"/>
        <w:jc w:val="both"/>
        <w:rPr>
          <w:color w:val="000000"/>
        </w:rPr>
      </w:pPr>
      <w:r>
        <w:rPr>
          <w:color w:val="000000"/>
        </w:rPr>
        <w:t xml:space="preserve">        - Task 5.3: Bug Fixing and Optimization - 12 days</w:t>
      </w:r>
    </w:p>
    <w:p w:rsidR="006502BF" w:rsidRDefault="002A4356">
      <w:pPr>
        <w:pBdr>
          <w:top w:val="nil"/>
          <w:left w:val="nil"/>
          <w:bottom w:val="nil"/>
          <w:right w:val="nil"/>
          <w:between w:val="nil"/>
        </w:pBdr>
        <w:spacing w:before="40"/>
        <w:ind w:left="481"/>
        <w:jc w:val="both"/>
        <w:rPr>
          <w:color w:val="000000"/>
        </w:rPr>
      </w:pPr>
      <w:r>
        <w:rPr>
          <w:color w:val="000000"/>
        </w:rPr>
        <w:t xml:space="preserve">        - Task 5.4: Deployment - 5 days</w:t>
      </w:r>
    </w:p>
    <w:p w:rsidR="006502BF" w:rsidRDefault="002A4356">
      <w:pPr>
        <w:pBdr>
          <w:top w:val="nil"/>
          <w:left w:val="nil"/>
          <w:bottom w:val="nil"/>
          <w:right w:val="nil"/>
          <w:between w:val="nil"/>
        </w:pBdr>
        <w:spacing w:before="40"/>
        <w:ind w:left="481"/>
        <w:jc w:val="both"/>
        <w:rPr>
          <w:color w:val="000000"/>
        </w:rPr>
      </w:pPr>
      <w:r>
        <w:rPr>
          <w:color w:val="000000"/>
        </w:rPr>
        <w:t xml:space="preserve">        Total for Testing and Deployment: 39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1.3 Estimated Total Project Duration (in Days):</w:t>
      </w:r>
    </w:p>
    <w:p w:rsidR="006502BF" w:rsidRDefault="002A4356">
      <w:pPr>
        <w:pBdr>
          <w:top w:val="nil"/>
          <w:left w:val="nil"/>
          <w:bottom w:val="nil"/>
          <w:right w:val="nil"/>
          <w:between w:val="nil"/>
        </w:pBdr>
        <w:spacing w:before="40"/>
        <w:ind w:left="481"/>
        <w:jc w:val="both"/>
        <w:rPr>
          <w:color w:val="000000"/>
        </w:rPr>
      </w:pPr>
      <w:r>
        <w:rPr>
          <w:color w:val="000000"/>
        </w:rPr>
        <w:t xml:space="preserve">    Summing up the major components: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spacing w:before="40"/>
        <w:ind w:left="481"/>
        <w:jc w:val="both"/>
        <w:rPr>
          <w:color w:val="000000"/>
        </w:rPr>
      </w:pPr>
      <w:r>
        <w:rPr>
          <w:color w:val="000000"/>
        </w:rPr>
        <w:t xml:space="preserve">    Platform Development: 67 days</w:t>
      </w:r>
    </w:p>
    <w:p w:rsidR="006502BF" w:rsidRDefault="002A4356">
      <w:pPr>
        <w:pBdr>
          <w:top w:val="nil"/>
          <w:left w:val="nil"/>
          <w:bottom w:val="nil"/>
          <w:right w:val="nil"/>
          <w:between w:val="nil"/>
        </w:pBdr>
        <w:spacing w:before="40"/>
        <w:ind w:left="481"/>
        <w:jc w:val="both"/>
        <w:rPr>
          <w:color w:val="000000"/>
        </w:rPr>
      </w:pPr>
      <w:r>
        <w:rPr>
          <w:color w:val="000000"/>
        </w:rPr>
        <w:t xml:space="preserve">    Language Translation: 25 days</w:t>
      </w:r>
    </w:p>
    <w:p w:rsidR="006502BF" w:rsidRDefault="002A4356">
      <w:pPr>
        <w:pBdr>
          <w:top w:val="nil"/>
          <w:left w:val="nil"/>
          <w:bottom w:val="nil"/>
          <w:right w:val="nil"/>
          <w:between w:val="nil"/>
        </w:pBdr>
        <w:spacing w:before="40"/>
        <w:ind w:left="481"/>
        <w:jc w:val="both"/>
        <w:rPr>
          <w:color w:val="000000"/>
        </w:rPr>
      </w:pPr>
      <w:r>
        <w:rPr>
          <w:color w:val="000000"/>
        </w:rPr>
        <w:t xml:space="preserve">    AI/ML Integration: 20 days</w:t>
      </w:r>
    </w:p>
    <w:p w:rsidR="006502BF" w:rsidRDefault="002A4356">
      <w:pPr>
        <w:pBdr>
          <w:top w:val="nil"/>
          <w:left w:val="nil"/>
          <w:bottom w:val="nil"/>
          <w:right w:val="nil"/>
          <w:between w:val="nil"/>
        </w:pBdr>
        <w:spacing w:before="40"/>
        <w:ind w:left="481"/>
        <w:jc w:val="both"/>
        <w:rPr>
          <w:color w:val="000000"/>
        </w:rPr>
      </w:pPr>
      <w:r>
        <w:rPr>
          <w:color w:val="000000"/>
        </w:rPr>
        <w:t xml:space="preserve">    Security: 28 days</w:t>
      </w:r>
    </w:p>
    <w:p w:rsidR="006502BF" w:rsidRDefault="002A4356">
      <w:pPr>
        <w:pBdr>
          <w:top w:val="nil"/>
          <w:left w:val="nil"/>
          <w:bottom w:val="nil"/>
          <w:right w:val="nil"/>
          <w:between w:val="nil"/>
        </w:pBdr>
        <w:spacing w:before="40"/>
        <w:ind w:left="481"/>
        <w:jc w:val="both"/>
        <w:rPr>
          <w:color w:val="000000"/>
        </w:rPr>
      </w:pPr>
      <w:r>
        <w:rPr>
          <w:color w:val="000000"/>
        </w:rPr>
        <w:t xml:space="preserve">    Testing and Deployment: 39 days</w:t>
      </w:r>
    </w:p>
    <w:p w:rsidR="006502BF" w:rsidRDefault="006502BF">
      <w:pPr>
        <w:pBdr>
          <w:top w:val="nil"/>
          <w:left w:val="nil"/>
          <w:bottom w:val="nil"/>
          <w:right w:val="nil"/>
          <w:between w:val="nil"/>
        </w:pBdr>
        <w:spacing w:before="40"/>
        <w:ind w:left="481"/>
        <w:jc w:val="both"/>
        <w:rPr>
          <w:color w:val="000000"/>
        </w:rPr>
      </w:pPr>
    </w:p>
    <w:p w:rsidR="006502BF" w:rsidRDefault="002A4356">
      <w:pPr>
        <w:pBdr>
          <w:top w:val="nil"/>
          <w:left w:val="nil"/>
          <w:bottom w:val="nil"/>
          <w:right w:val="nil"/>
          <w:between w:val="nil"/>
        </w:pBdr>
        <w:jc w:val="both"/>
        <w:rPr>
          <w:color w:val="000000"/>
        </w:rPr>
      </w:pPr>
      <w:r>
        <w:rPr>
          <w:color w:val="000000"/>
        </w:rPr>
        <w:t xml:space="preserve">    Total Duration: 179 days (~6 months)</w:t>
      </w:r>
    </w:p>
    <w:p w:rsidR="006502BF" w:rsidRDefault="006502BF">
      <w:pPr>
        <w:pBdr>
          <w:top w:val="nil"/>
          <w:left w:val="nil"/>
          <w:bottom w:val="nil"/>
          <w:right w:val="nil"/>
          <w:between w:val="nil"/>
        </w:pBdr>
        <w:spacing w:line="276" w:lineRule="auto"/>
        <w:jc w:val="both"/>
        <w:rPr>
          <w:color w:val="000000"/>
        </w:rPr>
      </w:pPr>
    </w:p>
    <w:p w:rsidR="006502BF" w:rsidRDefault="002A4356">
      <w:pPr>
        <w:pStyle w:val="Heading1"/>
        <w:numPr>
          <w:ilvl w:val="0"/>
          <w:numId w:val="5"/>
        </w:numPr>
        <w:tabs>
          <w:tab w:val="left" w:pos="636"/>
        </w:tabs>
        <w:ind w:left="636" w:hanging="276"/>
        <w:jc w:val="both"/>
        <w:rPr>
          <w:i/>
          <w:sz w:val="36"/>
          <w:szCs w:val="36"/>
          <w:u w:val="single"/>
        </w:rPr>
      </w:pPr>
      <w:r>
        <w:rPr>
          <w:i/>
          <w:color w:val="365F91"/>
          <w:sz w:val="36"/>
          <w:szCs w:val="36"/>
          <w:u w:val="single"/>
        </w:rPr>
        <w:t>Delphi Wideband Estimation Technique:</w:t>
      </w:r>
    </w:p>
    <w:p w:rsidR="006502BF" w:rsidRDefault="002A4356">
      <w:pPr>
        <w:pBdr>
          <w:top w:val="nil"/>
          <w:left w:val="nil"/>
          <w:bottom w:val="nil"/>
          <w:right w:val="nil"/>
          <w:between w:val="nil"/>
        </w:pBdr>
        <w:spacing w:before="52"/>
        <w:ind w:left="360"/>
        <w:jc w:val="both"/>
        <w:rPr>
          <w:color w:val="000000"/>
        </w:rPr>
      </w:pPr>
      <w:r>
        <w:rPr>
          <w:color w:val="000000"/>
        </w:rPr>
        <w:t xml:space="preserve">The </w:t>
      </w:r>
      <w:r>
        <w:rPr>
          <w:b/>
          <w:color w:val="000000"/>
        </w:rPr>
        <w:t>Delphi Wideband Estimation (DWE)</w:t>
      </w:r>
      <w:r>
        <w:rPr>
          <w:color w:val="000000"/>
        </w:rPr>
        <w:t xml:space="preserve"> technique is used for project estimation and is particularly useful for estimating the time or effort required for complex tasks. The process involves a group of experts who provide initial independent estimates, followed by group discussions and refinements until a consensus is reached.</w:t>
      </w:r>
    </w:p>
    <w:p w:rsidR="006502BF" w:rsidRDefault="002A4356">
      <w:pPr>
        <w:pBdr>
          <w:top w:val="nil"/>
          <w:left w:val="nil"/>
          <w:bottom w:val="nil"/>
          <w:right w:val="nil"/>
          <w:between w:val="nil"/>
        </w:pBdr>
        <w:spacing w:before="52"/>
        <w:ind w:left="360"/>
        <w:jc w:val="both"/>
        <w:rPr>
          <w:color w:val="000000"/>
        </w:rPr>
      </w:pPr>
      <w:r>
        <w:rPr>
          <w:color w:val="000000"/>
        </w:rPr>
        <w:t>This method helps achieve accurate estimates through collaboration and feedback from multiple experts. It is typically used for projects where uncertainty exists, and estimates need to be improved iteratively.</w:t>
      </w:r>
    </w:p>
    <w:p w:rsidR="006502BF" w:rsidRDefault="000F6FF2">
      <w:pPr>
        <w:pBdr>
          <w:top w:val="nil"/>
          <w:left w:val="nil"/>
          <w:bottom w:val="nil"/>
          <w:right w:val="nil"/>
          <w:between w:val="nil"/>
        </w:pBdr>
        <w:spacing w:before="52"/>
        <w:ind w:left="360"/>
        <w:jc w:val="both"/>
        <w:rPr>
          <w:color w:val="000000"/>
        </w:rPr>
      </w:pPr>
      <w:r>
        <w:pict>
          <v:rect id="_x0000_i1025" style="width:0;height:1.5pt" o:hralign="center" o:hrstd="t" o:hr="t" fillcolor="#a0a0a0" stroked="f"/>
        </w:pict>
      </w:r>
    </w:p>
    <w:p w:rsidR="006502BF" w:rsidRDefault="002A4356">
      <w:pPr>
        <w:pBdr>
          <w:top w:val="nil"/>
          <w:left w:val="nil"/>
          <w:bottom w:val="nil"/>
          <w:right w:val="nil"/>
          <w:between w:val="nil"/>
        </w:pBdr>
        <w:spacing w:before="52"/>
        <w:ind w:left="360"/>
        <w:jc w:val="both"/>
        <w:rPr>
          <w:b/>
          <w:color w:val="000000"/>
        </w:rPr>
      </w:pPr>
      <w:r>
        <w:rPr>
          <w:b/>
          <w:color w:val="000000"/>
        </w:rPr>
        <w:t>Basic Course of Events for Delphi Wideband Estimation</w:t>
      </w:r>
    </w:p>
    <w:p w:rsidR="006502BF" w:rsidRDefault="002A4356">
      <w:pPr>
        <w:numPr>
          <w:ilvl w:val="0"/>
          <w:numId w:val="1"/>
        </w:numPr>
        <w:pBdr>
          <w:top w:val="nil"/>
          <w:left w:val="nil"/>
          <w:bottom w:val="nil"/>
          <w:right w:val="nil"/>
          <w:between w:val="nil"/>
        </w:pBdr>
        <w:spacing w:before="52"/>
        <w:jc w:val="both"/>
      </w:pPr>
      <w:r>
        <w:rPr>
          <w:b/>
          <w:color w:val="000000"/>
        </w:rPr>
        <w:t>Assemble a Team</w:t>
      </w:r>
      <w:r>
        <w:rPr>
          <w:color w:val="000000"/>
        </w:rPr>
        <w:t>:</w:t>
      </w:r>
    </w:p>
    <w:p w:rsidR="006502BF" w:rsidRDefault="002A4356">
      <w:pPr>
        <w:numPr>
          <w:ilvl w:val="1"/>
          <w:numId w:val="1"/>
        </w:numPr>
        <w:pBdr>
          <w:top w:val="nil"/>
          <w:left w:val="nil"/>
          <w:bottom w:val="nil"/>
          <w:right w:val="nil"/>
          <w:between w:val="nil"/>
        </w:pBdr>
        <w:spacing w:before="52"/>
        <w:jc w:val="both"/>
      </w:pPr>
      <w:r>
        <w:rPr>
          <w:color w:val="000000"/>
        </w:rPr>
        <w:t>The project manager assembles a team of experts. In this case, the team consists of three members, each with knowledge of different aspects of the project (e.g., AI integration, security, software development, etc.).</w:t>
      </w:r>
    </w:p>
    <w:p w:rsidR="006502BF" w:rsidRDefault="002A4356">
      <w:pPr>
        <w:numPr>
          <w:ilvl w:val="1"/>
          <w:numId w:val="1"/>
        </w:numPr>
        <w:pBdr>
          <w:top w:val="nil"/>
          <w:left w:val="nil"/>
          <w:bottom w:val="nil"/>
          <w:right w:val="nil"/>
          <w:between w:val="nil"/>
        </w:pBdr>
        <w:spacing w:before="52"/>
        <w:jc w:val="both"/>
      </w:pPr>
      <w:r>
        <w:rPr>
          <w:color w:val="000000"/>
        </w:rPr>
        <w:t>Each expert is tasked with providing independent estimates of the time required to complete specific tasks in the project (e.g., "Develop car showcase module," "Integrate secure payment system," "Implement AI-based real-time exam monitoring").</w:t>
      </w:r>
    </w:p>
    <w:p w:rsidR="006502BF" w:rsidRDefault="002A4356">
      <w:pPr>
        <w:numPr>
          <w:ilvl w:val="0"/>
          <w:numId w:val="1"/>
        </w:numPr>
        <w:pBdr>
          <w:top w:val="nil"/>
          <w:left w:val="nil"/>
          <w:bottom w:val="nil"/>
          <w:right w:val="nil"/>
          <w:between w:val="nil"/>
        </w:pBdr>
        <w:spacing w:before="52"/>
        <w:jc w:val="both"/>
      </w:pPr>
      <w:r>
        <w:rPr>
          <w:b/>
          <w:color w:val="000000"/>
        </w:rPr>
        <w:t>Initial Independent Estimation</w:t>
      </w:r>
      <w:r>
        <w:rPr>
          <w:color w:val="000000"/>
        </w:rPr>
        <w:t>:</w:t>
      </w:r>
    </w:p>
    <w:p w:rsidR="006502BF" w:rsidRDefault="002A4356">
      <w:pPr>
        <w:numPr>
          <w:ilvl w:val="1"/>
          <w:numId w:val="1"/>
        </w:numPr>
        <w:pBdr>
          <w:top w:val="nil"/>
          <w:left w:val="nil"/>
          <w:bottom w:val="nil"/>
          <w:right w:val="nil"/>
          <w:between w:val="nil"/>
        </w:pBdr>
        <w:spacing w:before="52"/>
        <w:jc w:val="both"/>
      </w:pPr>
      <w:r>
        <w:rPr>
          <w:color w:val="000000"/>
        </w:rPr>
        <w:t xml:space="preserve">Each expert provides their </w:t>
      </w:r>
      <w:r>
        <w:rPr>
          <w:b/>
          <w:color w:val="000000"/>
        </w:rPr>
        <w:t>independent estimate</w:t>
      </w:r>
      <w:r>
        <w:rPr>
          <w:color w:val="000000"/>
        </w:rPr>
        <w:t xml:space="preserve"> for the tasks based on their expertise.</w:t>
      </w:r>
    </w:p>
    <w:p w:rsidR="006502BF" w:rsidRDefault="002A4356">
      <w:pPr>
        <w:numPr>
          <w:ilvl w:val="1"/>
          <w:numId w:val="1"/>
        </w:numPr>
        <w:pBdr>
          <w:top w:val="nil"/>
          <w:left w:val="nil"/>
          <w:bottom w:val="nil"/>
          <w:right w:val="nil"/>
          <w:between w:val="nil"/>
        </w:pBdr>
        <w:spacing w:before="52"/>
        <w:jc w:val="both"/>
      </w:pPr>
      <w:r>
        <w:rPr>
          <w:color w:val="000000"/>
        </w:rPr>
        <w:t>Estimates are usually provided anonymously to avoid bias or influence from others.</w:t>
      </w:r>
    </w:p>
    <w:p w:rsidR="006502BF" w:rsidRDefault="002A4356">
      <w:pPr>
        <w:numPr>
          <w:ilvl w:val="0"/>
          <w:numId w:val="1"/>
        </w:numPr>
        <w:pBdr>
          <w:top w:val="nil"/>
          <w:left w:val="nil"/>
          <w:bottom w:val="nil"/>
          <w:right w:val="nil"/>
          <w:between w:val="nil"/>
        </w:pBdr>
        <w:spacing w:before="52"/>
        <w:jc w:val="both"/>
      </w:pPr>
      <w:r>
        <w:rPr>
          <w:b/>
          <w:color w:val="000000"/>
        </w:rPr>
        <w:t>Group Discussion</w:t>
      </w:r>
      <w:r>
        <w:rPr>
          <w:color w:val="000000"/>
        </w:rPr>
        <w:t>:</w:t>
      </w:r>
    </w:p>
    <w:p w:rsidR="006502BF" w:rsidRDefault="002A4356">
      <w:pPr>
        <w:numPr>
          <w:ilvl w:val="1"/>
          <w:numId w:val="1"/>
        </w:numPr>
        <w:pBdr>
          <w:top w:val="nil"/>
          <w:left w:val="nil"/>
          <w:bottom w:val="nil"/>
          <w:right w:val="nil"/>
          <w:between w:val="nil"/>
        </w:pBdr>
        <w:spacing w:before="52"/>
        <w:jc w:val="both"/>
      </w:pPr>
      <w:r>
        <w:rPr>
          <w:color w:val="000000"/>
        </w:rPr>
        <w:t xml:space="preserve">After the independent estimates are collected, the team meets for a </w:t>
      </w:r>
      <w:r>
        <w:rPr>
          <w:b/>
          <w:color w:val="000000"/>
        </w:rPr>
        <w:t>group discussion</w:t>
      </w:r>
      <w:r>
        <w:rPr>
          <w:color w:val="000000"/>
        </w:rPr>
        <w:t>. In this meeting, each expert explains the rationale behind their initial estimates. They also discuss any ambiguities or uncertainties that might affect the estimates.</w:t>
      </w:r>
    </w:p>
    <w:p w:rsidR="006502BF" w:rsidRDefault="002A4356">
      <w:pPr>
        <w:numPr>
          <w:ilvl w:val="1"/>
          <w:numId w:val="1"/>
        </w:numPr>
        <w:pBdr>
          <w:top w:val="nil"/>
          <w:left w:val="nil"/>
          <w:bottom w:val="nil"/>
          <w:right w:val="nil"/>
          <w:between w:val="nil"/>
        </w:pBdr>
        <w:spacing w:before="52"/>
        <w:jc w:val="both"/>
      </w:pPr>
      <w:r>
        <w:rPr>
          <w:color w:val="000000"/>
        </w:rPr>
        <w:t>The goal is to share knowledge and assumptions to reach a clearer understanding of the task at hand.</w:t>
      </w:r>
    </w:p>
    <w:p w:rsidR="006502BF" w:rsidRDefault="002A4356">
      <w:pPr>
        <w:numPr>
          <w:ilvl w:val="0"/>
          <w:numId w:val="1"/>
        </w:numPr>
        <w:pBdr>
          <w:top w:val="nil"/>
          <w:left w:val="nil"/>
          <w:bottom w:val="nil"/>
          <w:right w:val="nil"/>
          <w:between w:val="nil"/>
        </w:pBdr>
        <w:spacing w:before="52"/>
        <w:jc w:val="both"/>
      </w:pPr>
      <w:r>
        <w:rPr>
          <w:b/>
          <w:color w:val="000000"/>
        </w:rPr>
        <w:t>Re-estimation and Refinement</w:t>
      </w:r>
      <w:r>
        <w:rPr>
          <w:color w:val="000000"/>
        </w:rPr>
        <w:t>:</w:t>
      </w:r>
    </w:p>
    <w:p w:rsidR="006502BF" w:rsidRDefault="002A4356">
      <w:pPr>
        <w:numPr>
          <w:ilvl w:val="1"/>
          <w:numId w:val="1"/>
        </w:numPr>
        <w:pBdr>
          <w:top w:val="nil"/>
          <w:left w:val="nil"/>
          <w:bottom w:val="nil"/>
          <w:right w:val="nil"/>
          <w:between w:val="nil"/>
        </w:pBdr>
        <w:spacing w:before="52"/>
        <w:jc w:val="both"/>
      </w:pPr>
      <w:r>
        <w:rPr>
          <w:color w:val="000000"/>
        </w:rPr>
        <w:t>Based on the group discussion, the experts revise their estimates. This process allows them to refine their estimates with the benefit of additional insights and clarifications from their peers.</w:t>
      </w:r>
    </w:p>
    <w:p w:rsidR="006502BF" w:rsidRDefault="002A4356">
      <w:pPr>
        <w:numPr>
          <w:ilvl w:val="1"/>
          <w:numId w:val="1"/>
        </w:numPr>
        <w:pBdr>
          <w:top w:val="nil"/>
          <w:left w:val="nil"/>
          <w:bottom w:val="nil"/>
          <w:right w:val="nil"/>
          <w:between w:val="nil"/>
        </w:pBdr>
        <w:spacing w:before="52"/>
        <w:jc w:val="both"/>
      </w:pPr>
      <w:r>
        <w:rPr>
          <w:color w:val="000000"/>
        </w:rPr>
        <w:t>This is an iterative process that continues until the estimates converge.</w:t>
      </w:r>
    </w:p>
    <w:p w:rsidR="006502BF" w:rsidRDefault="002A4356">
      <w:pPr>
        <w:numPr>
          <w:ilvl w:val="0"/>
          <w:numId w:val="1"/>
        </w:numPr>
        <w:pBdr>
          <w:top w:val="nil"/>
          <w:left w:val="nil"/>
          <w:bottom w:val="nil"/>
          <w:right w:val="nil"/>
          <w:between w:val="nil"/>
        </w:pBdr>
        <w:spacing w:before="52"/>
        <w:jc w:val="both"/>
      </w:pPr>
      <w:r>
        <w:rPr>
          <w:b/>
          <w:color w:val="000000"/>
        </w:rPr>
        <w:t>Final Estimation and Consensus</w:t>
      </w:r>
      <w:r>
        <w:rPr>
          <w:color w:val="000000"/>
        </w:rPr>
        <w:t>:</w:t>
      </w:r>
    </w:p>
    <w:p w:rsidR="006502BF" w:rsidRDefault="002A4356">
      <w:pPr>
        <w:numPr>
          <w:ilvl w:val="1"/>
          <w:numId w:val="1"/>
        </w:numPr>
        <w:pBdr>
          <w:top w:val="nil"/>
          <w:left w:val="nil"/>
          <w:bottom w:val="nil"/>
          <w:right w:val="nil"/>
          <w:between w:val="nil"/>
        </w:pBdr>
        <w:spacing w:before="52"/>
        <w:jc w:val="both"/>
      </w:pPr>
      <w:r>
        <w:rPr>
          <w:color w:val="000000"/>
        </w:rPr>
        <w:t xml:space="preserve">After the discussion and refinements, the experts agree on a </w:t>
      </w:r>
      <w:r>
        <w:rPr>
          <w:b/>
          <w:color w:val="000000"/>
        </w:rPr>
        <w:t>final estimate</w:t>
      </w:r>
      <w:r>
        <w:rPr>
          <w:color w:val="000000"/>
        </w:rPr>
        <w:t xml:space="preserve"> for each task. This is the agreed-upon number that will be used for project planning, scheduling, and resource allocation.</w:t>
      </w:r>
    </w:p>
    <w:p w:rsidR="006502BF" w:rsidRDefault="002A4356">
      <w:pPr>
        <w:numPr>
          <w:ilvl w:val="1"/>
          <w:numId w:val="1"/>
        </w:numPr>
        <w:pBdr>
          <w:top w:val="nil"/>
          <w:left w:val="nil"/>
          <w:bottom w:val="nil"/>
          <w:right w:val="nil"/>
          <w:between w:val="nil"/>
        </w:pBdr>
        <w:spacing w:before="52"/>
        <w:jc w:val="both"/>
      </w:pPr>
      <w:r>
        <w:rPr>
          <w:color w:val="000000"/>
        </w:rPr>
        <w:t xml:space="preserve">If needed, a </w:t>
      </w:r>
      <w:r>
        <w:rPr>
          <w:b/>
          <w:color w:val="000000"/>
        </w:rPr>
        <w:t>tentative convergence chart</w:t>
      </w:r>
      <w:r>
        <w:rPr>
          <w:color w:val="000000"/>
        </w:rPr>
        <w:t xml:space="preserve"> is created to visualize the progress of the estimates as they move toward consensus.</w:t>
      </w:r>
    </w:p>
    <w:p w:rsidR="006502BF" w:rsidRDefault="000F6FF2">
      <w:pPr>
        <w:pBdr>
          <w:top w:val="nil"/>
          <w:left w:val="nil"/>
          <w:bottom w:val="nil"/>
          <w:right w:val="nil"/>
          <w:between w:val="nil"/>
        </w:pBdr>
        <w:spacing w:before="52"/>
        <w:ind w:left="360"/>
        <w:jc w:val="both"/>
        <w:rPr>
          <w:color w:val="000000"/>
        </w:rPr>
      </w:pPr>
      <w:r>
        <w:pict>
          <v:rect id="_x0000_i1026" style="width:0;height:1.5pt" o:hralign="center" o:hrstd="t" o:hr="t" fillcolor="#a0a0a0" stroked="f"/>
        </w:pict>
      </w:r>
    </w:p>
    <w:p w:rsidR="006502BF" w:rsidRDefault="002A4356">
      <w:pPr>
        <w:pBdr>
          <w:top w:val="nil"/>
          <w:left w:val="nil"/>
          <w:bottom w:val="nil"/>
          <w:right w:val="nil"/>
          <w:between w:val="nil"/>
        </w:pBdr>
        <w:spacing w:before="52"/>
        <w:ind w:left="360"/>
        <w:jc w:val="both"/>
        <w:rPr>
          <w:b/>
          <w:color w:val="000000"/>
        </w:rPr>
      </w:pPr>
      <w:r>
        <w:rPr>
          <w:b/>
          <w:color w:val="000000"/>
        </w:rPr>
        <w:t>Steps of Estimation Session</w:t>
      </w:r>
    </w:p>
    <w:p w:rsidR="006502BF" w:rsidRDefault="002A4356">
      <w:pPr>
        <w:pBdr>
          <w:top w:val="nil"/>
          <w:left w:val="nil"/>
          <w:bottom w:val="nil"/>
          <w:right w:val="nil"/>
          <w:between w:val="nil"/>
        </w:pBdr>
        <w:spacing w:before="52"/>
        <w:ind w:left="360"/>
        <w:jc w:val="both"/>
        <w:rPr>
          <w:b/>
          <w:color w:val="000000"/>
        </w:rPr>
      </w:pPr>
      <w:r>
        <w:rPr>
          <w:b/>
          <w:color w:val="000000"/>
        </w:rPr>
        <w:t>1. Estimation Session (with Individual Form Shows Iterations)</w:t>
      </w:r>
    </w:p>
    <w:p w:rsidR="006502BF" w:rsidRDefault="002A4356">
      <w:pPr>
        <w:pBdr>
          <w:top w:val="nil"/>
          <w:left w:val="nil"/>
          <w:bottom w:val="nil"/>
          <w:right w:val="nil"/>
          <w:between w:val="nil"/>
        </w:pBdr>
        <w:spacing w:before="52"/>
        <w:ind w:left="360"/>
        <w:jc w:val="both"/>
        <w:rPr>
          <w:color w:val="000000"/>
        </w:rPr>
      </w:pPr>
      <w:r>
        <w:rPr>
          <w:color w:val="000000"/>
        </w:rPr>
        <w:t xml:space="preserve">In the </w:t>
      </w:r>
      <w:r>
        <w:rPr>
          <w:b/>
          <w:color w:val="000000"/>
        </w:rPr>
        <w:t>estimation session</w:t>
      </w:r>
      <w:r>
        <w:rPr>
          <w:color w:val="000000"/>
        </w:rPr>
        <w:t>, each expert provides an estimate, which is refined over multiple rounds.</w:t>
      </w:r>
    </w:p>
    <w:p w:rsidR="006502BF" w:rsidRDefault="002A4356">
      <w:pPr>
        <w:numPr>
          <w:ilvl w:val="0"/>
          <w:numId w:val="2"/>
        </w:numPr>
        <w:pBdr>
          <w:top w:val="nil"/>
          <w:left w:val="nil"/>
          <w:bottom w:val="nil"/>
          <w:right w:val="nil"/>
          <w:between w:val="nil"/>
        </w:pBdr>
        <w:spacing w:before="52"/>
        <w:jc w:val="both"/>
      </w:pPr>
      <w:r>
        <w:rPr>
          <w:b/>
          <w:color w:val="000000"/>
        </w:rPr>
        <w:t>Initial Round</w:t>
      </w:r>
      <w:r>
        <w:rPr>
          <w:color w:val="000000"/>
        </w:rPr>
        <w:t>:</w:t>
      </w:r>
    </w:p>
    <w:p w:rsidR="006502BF" w:rsidRDefault="002A4356">
      <w:pPr>
        <w:numPr>
          <w:ilvl w:val="1"/>
          <w:numId w:val="2"/>
        </w:numPr>
        <w:pBdr>
          <w:top w:val="nil"/>
          <w:left w:val="nil"/>
          <w:bottom w:val="nil"/>
          <w:right w:val="nil"/>
          <w:between w:val="nil"/>
        </w:pBdr>
        <w:spacing w:before="52"/>
        <w:jc w:val="both"/>
      </w:pPr>
      <w:r>
        <w:rPr>
          <w:color w:val="000000"/>
        </w:rPr>
        <w:t xml:space="preserve">Expert 1 estimates: </w:t>
      </w:r>
      <w:r>
        <w:rPr>
          <w:b/>
          <w:color w:val="000000"/>
        </w:rPr>
        <w:t>10 days</w:t>
      </w:r>
    </w:p>
    <w:p w:rsidR="006502BF" w:rsidRDefault="002A4356">
      <w:pPr>
        <w:numPr>
          <w:ilvl w:val="1"/>
          <w:numId w:val="2"/>
        </w:numPr>
        <w:pBdr>
          <w:top w:val="nil"/>
          <w:left w:val="nil"/>
          <w:bottom w:val="nil"/>
          <w:right w:val="nil"/>
          <w:between w:val="nil"/>
        </w:pBdr>
        <w:spacing w:before="52"/>
        <w:jc w:val="both"/>
      </w:pPr>
      <w:r>
        <w:rPr>
          <w:color w:val="000000"/>
        </w:rPr>
        <w:t xml:space="preserve">Expert 2 estimates: </w:t>
      </w:r>
      <w:r>
        <w:rPr>
          <w:b/>
          <w:color w:val="000000"/>
        </w:rPr>
        <w:t>12 days</w:t>
      </w:r>
    </w:p>
    <w:p w:rsidR="006502BF" w:rsidRDefault="002A4356">
      <w:pPr>
        <w:numPr>
          <w:ilvl w:val="1"/>
          <w:numId w:val="2"/>
        </w:numPr>
        <w:pBdr>
          <w:top w:val="nil"/>
          <w:left w:val="nil"/>
          <w:bottom w:val="nil"/>
          <w:right w:val="nil"/>
          <w:between w:val="nil"/>
        </w:pBdr>
        <w:spacing w:before="52"/>
        <w:jc w:val="both"/>
      </w:pPr>
      <w:r>
        <w:rPr>
          <w:color w:val="000000"/>
        </w:rPr>
        <w:lastRenderedPageBreak/>
        <w:t xml:space="preserve">Expert 3 estimates: </w:t>
      </w:r>
      <w:r>
        <w:rPr>
          <w:b/>
          <w:color w:val="000000"/>
        </w:rPr>
        <w:t>14 days</w:t>
      </w:r>
    </w:p>
    <w:p w:rsidR="006502BF" w:rsidRDefault="002A4356">
      <w:pPr>
        <w:numPr>
          <w:ilvl w:val="0"/>
          <w:numId w:val="2"/>
        </w:numPr>
        <w:pBdr>
          <w:top w:val="nil"/>
          <w:left w:val="nil"/>
          <w:bottom w:val="nil"/>
          <w:right w:val="nil"/>
          <w:between w:val="nil"/>
        </w:pBdr>
        <w:spacing w:before="52"/>
        <w:jc w:val="both"/>
      </w:pPr>
      <w:r>
        <w:rPr>
          <w:b/>
          <w:color w:val="000000"/>
        </w:rPr>
        <w:t>Second Round</w:t>
      </w:r>
      <w:r>
        <w:rPr>
          <w:color w:val="000000"/>
        </w:rPr>
        <w:t xml:space="preserve"> (after discussion):</w:t>
      </w:r>
    </w:p>
    <w:p w:rsidR="006502BF" w:rsidRDefault="002A4356">
      <w:pPr>
        <w:numPr>
          <w:ilvl w:val="1"/>
          <w:numId w:val="2"/>
        </w:numPr>
        <w:pBdr>
          <w:top w:val="nil"/>
          <w:left w:val="nil"/>
          <w:bottom w:val="nil"/>
          <w:right w:val="nil"/>
          <w:between w:val="nil"/>
        </w:pBdr>
        <w:spacing w:before="52"/>
        <w:jc w:val="both"/>
      </w:pPr>
      <w:r>
        <w:rPr>
          <w:color w:val="000000"/>
        </w:rPr>
        <w:t xml:space="preserve">Expert 1 revises to: </w:t>
      </w:r>
      <w:r>
        <w:rPr>
          <w:b/>
          <w:color w:val="000000"/>
        </w:rPr>
        <w:t>11 days</w:t>
      </w:r>
    </w:p>
    <w:p w:rsidR="006502BF" w:rsidRDefault="002A4356">
      <w:pPr>
        <w:numPr>
          <w:ilvl w:val="1"/>
          <w:numId w:val="2"/>
        </w:numPr>
        <w:pBdr>
          <w:top w:val="nil"/>
          <w:left w:val="nil"/>
          <w:bottom w:val="nil"/>
          <w:right w:val="nil"/>
          <w:between w:val="nil"/>
        </w:pBdr>
        <w:spacing w:before="52"/>
        <w:jc w:val="both"/>
      </w:pPr>
      <w:r>
        <w:rPr>
          <w:color w:val="000000"/>
        </w:rPr>
        <w:t xml:space="preserve">Expert 2 revises to: </w:t>
      </w:r>
      <w:r>
        <w:rPr>
          <w:b/>
          <w:color w:val="000000"/>
        </w:rPr>
        <w:t>12 days</w:t>
      </w:r>
    </w:p>
    <w:p w:rsidR="006502BF" w:rsidRDefault="002A4356">
      <w:pPr>
        <w:numPr>
          <w:ilvl w:val="1"/>
          <w:numId w:val="2"/>
        </w:numPr>
        <w:pBdr>
          <w:top w:val="nil"/>
          <w:left w:val="nil"/>
          <w:bottom w:val="nil"/>
          <w:right w:val="nil"/>
          <w:between w:val="nil"/>
        </w:pBdr>
        <w:spacing w:before="52"/>
        <w:jc w:val="both"/>
      </w:pPr>
      <w:r>
        <w:rPr>
          <w:color w:val="000000"/>
        </w:rPr>
        <w:t xml:space="preserve">Expert 3 revises to: </w:t>
      </w:r>
      <w:r>
        <w:rPr>
          <w:b/>
          <w:color w:val="000000"/>
        </w:rPr>
        <w:t>13 days</w:t>
      </w:r>
    </w:p>
    <w:p w:rsidR="006502BF" w:rsidRDefault="002A4356">
      <w:pPr>
        <w:numPr>
          <w:ilvl w:val="0"/>
          <w:numId w:val="2"/>
        </w:numPr>
        <w:pBdr>
          <w:top w:val="nil"/>
          <w:left w:val="nil"/>
          <w:bottom w:val="nil"/>
          <w:right w:val="nil"/>
          <w:between w:val="nil"/>
        </w:pBdr>
        <w:spacing w:before="52"/>
        <w:jc w:val="both"/>
      </w:pPr>
      <w:r>
        <w:rPr>
          <w:b/>
          <w:color w:val="000000"/>
        </w:rPr>
        <w:t>Final Round</w:t>
      </w:r>
      <w:r>
        <w:rPr>
          <w:color w:val="000000"/>
        </w:rPr>
        <w:t xml:space="preserve"> (after further refinement):</w:t>
      </w:r>
    </w:p>
    <w:p w:rsidR="006502BF" w:rsidRDefault="002A4356">
      <w:pPr>
        <w:numPr>
          <w:ilvl w:val="1"/>
          <w:numId w:val="2"/>
        </w:numPr>
        <w:pBdr>
          <w:top w:val="nil"/>
          <w:left w:val="nil"/>
          <w:bottom w:val="nil"/>
          <w:right w:val="nil"/>
          <w:between w:val="nil"/>
        </w:pBdr>
        <w:spacing w:before="52"/>
        <w:jc w:val="both"/>
      </w:pPr>
      <w:r>
        <w:rPr>
          <w:color w:val="000000"/>
        </w:rPr>
        <w:t xml:space="preserve">Expert 1 estimates: </w:t>
      </w:r>
      <w:r>
        <w:rPr>
          <w:b/>
          <w:color w:val="000000"/>
        </w:rPr>
        <w:t>12 days</w:t>
      </w:r>
    </w:p>
    <w:p w:rsidR="006502BF" w:rsidRDefault="002A4356">
      <w:pPr>
        <w:numPr>
          <w:ilvl w:val="1"/>
          <w:numId w:val="2"/>
        </w:numPr>
        <w:pBdr>
          <w:top w:val="nil"/>
          <w:left w:val="nil"/>
          <w:bottom w:val="nil"/>
          <w:right w:val="nil"/>
          <w:between w:val="nil"/>
        </w:pBdr>
        <w:spacing w:before="52"/>
        <w:jc w:val="both"/>
      </w:pPr>
      <w:r>
        <w:rPr>
          <w:color w:val="000000"/>
        </w:rPr>
        <w:t xml:space="preserve">Expert 2 estimates: </w:t>
      </w:r>
      <w:r>
        <w:rPr>
          <w:b/>
          <w:color w:val="000000"/>
        </w:rPr>
        <w:t>12 days</w:t>
      </w:r>
    </w:p>
    <w:p w:rsidR="006502BF" w:rsidRDefault="002A4356">
      <w:pPr>
        <w:numPr>
          <w:ilvl w:val="1"/>
          <w:numId w:val="2"/>
        </w:numPr>
        <w:pBdr>
          <w:top w:val="nil"/>
          <w:left w:val="nil"/>
          <w:bottom w:val="nil"/>
          <w:right w:val="nil"/>
          <w:between w:val="nil"/>
        </w:pBdr>
        <w:spacing w:before="52"/>
        <w:jc w:val="both"/>
      </w:pPr>
      <w:r>
        <w:rPr>
          <w:color w:val="000000"/>
        </w:rPr>
        <w:t xml:space="preserve">Expert 3 estimates: </w:t>
      </w:r>
      <w:r>
        <w:rPr>
          <w:b/>
          <w:color w:val="000000"/>
        </w:rPr>
        <w:t>12 days</w:t>
      </w:r>
    </w:p>
    <w:p w:rsidR="006502BF" w:rsidRDefault="002A4356">
      <w:pPr>
        <w:numPr>
          <w:ilvl w:val="1"/>
          <w:numId w:val="2"/>
        </w:numPr>
        <w:pBdr>
          <w:top w:val="nil"/>
          <w:left w:val="nil"/>
          <w:bottom w:val="nil"/>
          <w:right w:val="nil"/>
          <w:between w:val="nil"/>
        </w:pBdr>
        <w:spacing w:before="52"/>
        <w:jc w:val="both"/>
      </w:pPr>
      <w:r>
        <w:rPr>
          <w:b/>
          <w:color w:val="000000"/>
        </w:rPr>
        <w:t>Final Consensus</w:t>
      </w:r>
      <w:r>
        <w:rPr>
          <w:color w:val="000000"/>
        </w:rPr>
        <w:t xml:space="preserve">: </w:t>
      </w:r>
      <w:r>
        <w:rPr>
          <w:b/>
          <w:color w:val="000000"/>
        </w:rPr>
        <w:t>12 days</w:t>
      </w:r>
    </w:p>
    <w:p w:rsidR="006502BF" w:rsidRDefault="002A4356">
      <w:pPr>
        <w:pBdr>
          <w:top w:val="nil"/>
          <w:left w:val="nil"/>
          <w:bottom w:val="nil"/>
          <w:right w:val="nil"/>
          <w:between w:val="nil"/>
        </w:pBdr>
        <w:spacing w:before="52"/>
        <w:ind w:left="360"/>
        <w:jc w:val="both"/>
        <w:rPr>
          <w:color w:val="000000"/>
        </w:rPr>
      </w:pPr>
      <w:r>
        <w:rPr>
          <w:color w:val="000000"/>
        </w:rPr>
        <w:t>This process helps narrow down the range of estimates and converges on a realistic duration for the task.</w:t>
      </w:r>
    </w:p>
    <w:p w:rsidR="006502BF" w:rsidRDefault="002A4356">
      <w:pPr>
        <w:pBdr>
          <w:top w:val="nil"/>
          <w:left w:val="nil"/>
          <w:bottom w:val="nil"/>
          <w:right w:val="nil"/>
          <w:between w:val="nil"/>
        </w:pBdr>
        <w:spacing w:before="52"/>
        <w:ind w:left="360"/>
        <w:jc w:val="both"/>
        <w:rPr>
          <w:b/>
          <w:color w:val="000000"/>
        </w:rPr>
      </w:pPr>
      <w:r>
        <w:rPr>
          <w:b/>
          <w:color w:val="000000"/>
        </w:rPr>
        <w:t>2. Assemble Task for the Project</w:t>
      </w:r>
    </w:p>
    <w:p w:rsidR="006502BF" w:rsidRDefault="002A4356">
      <w:pPr>
        <w:pBdr>
          <w:top w:val="nil"/>
          <w:left w:val="nil"/>
          <w:bottom w:val="nil"/>
          <w:right w:val="nil"/>
          <w:between w:val="nil"/>
        </w:pBdr>
        <w:spacing w:before="52"/>
        <w:ind w:left="360"/>
        <w:jc w:val="both"/>
        <w:rPr>
          <w:color w:val="000000"/>
        </w:rPr>
      </w:pPr>
      <w:r>
        <w:rPr>
          <w:color w:val="000000"/>
        </w:rPr>
        <w:t>The tasks are assembled based on the WBS (Work Breakdown Structure) created for the project. Examples of tasks include:</w:t>
      </w:r>
    </w:p>
    <w:p w:rsidR="006502BF" w:rsidRDefault="002A4356">
      <w:pPr>
        <w:numPr>
          <w:ilvl w:val="0"/>
          <w:numId w:val="3"/>
        </w:numPr>
        <w:pBdr>
          <w:top w:val="nil"/>
          <w:left w:val="nil"/>
          <w:bottom w:val="nil"/>
          <w:right w:val="nil"/>
          <w:between w:val="nil"/>
        </w:pBdr>
        <w:spacing w:before="52"/>
        <w:jc w:val="both"/>
      </w:pPr>
      <w:r>
        <w:rPr>
          <w:b/>
          <w:color w:val="000000"/>
        </w:rPr>
        <w:t>Task 1</w:t>
      </w:r>
      <w:r>
        <w:rPr>
          <w:color w:val="000000"/>
        </w:rPr>
        <w:t>: Develop the car showcase module.</w:t>
      </w:r>
    </w:p>
    <w:p w:rsidR="006502BF" w:rsidRDefault="002A4356">
      <w:pPr>
        <w:numPr>
          <w:ilvl w:val="0"/>
          <w:numId w:val="3"/>
        </w:numPr>
        <w:pBdr>
          <w:top w:val="nil"/>
          <w:left w:val="nil"/>
          <w:bottom w:val="nil"/>
          <w:right w:val="nil"/>
          <w:between w:val="nil"/>
        </w:pBdr>
        <w:spacing w:before="52"/>
        <w:jc w:val="both"/>
      </w:pPr>
      <w:r>
        <w:rPr>
          <w:b/>
          <w:color w:val="000000"/>
        </w:rPr>
        <w:t>Task 2</w:t>
      </w:r>
      <w:r>
        <w:rPr>
          <w:color w:val="000000"/>
        </w:rPr>
        <w:t>: Integrate secure payment gateway.</w:t>
      </w:r>
    </w:p>
    <w:p w:rsidR="006502BF" w:rsidRDefault="002A4356">
      <w:pPr>
        <w:numPr>
          <w:ilvl w:val="0"/>
          <w:numId w:val="3"/>
        </w:numPr>
        <w:pBdr>
          <w:top w:val="nil"/>
          <w:left w:val="nil"/>
          <w:bottom w:val="nil"/>
          <w:right w:val="nil"/>
          <w:between w:val="nil"/>
        </w:pBdr>
        <w:spacing w:before="52"/>
        <w:jc w:val="both"/>
      </w:pPr>
      <w:r>
        <w:rPr>
          <w:b/>
          <w:color w:val="000000"/>
        </w:rPr>
        <w:t>Task 3</w:t>
      </w:r>
      <w:r>
        <w:rPr>
          <w:color w:val="000000"/>
        </w:rPr>
        <w:t>: Implement AI-based real-time exam monitoring.</w:t>
      </w:r>
    </w:p>
    <w:p w:rsidR="006502BF" w:rsidRDefault="002A4356">
      <w:pPr>
        <w:pBdr>
          <w:top w:val="nil"/>
          <w:left w:val="nil"/>
          <w:bottom w:val="nil"/>
          <w:right w:val="nil"/>
          <w:between w:val="nil"/>
        </w:pBdr>
        <w:spacing w:before="52"/>
        <w:ind w:left="360"/>
        <w:jc w:val="both"/>
        <w:rPr>
          <w:color w:val="000000"/>
        </w:rPr>
      </w:pPr>
      <w:r>
        <w:rPr>
          <w:color w:val="000000"/>
        </w:rPr>
        <w:t>Each task will be assigned an estimate from the experts. In the case of the Delphi Wideband Estimation, multiple rounds of estimation and discussion will help refine these initial estimates to more accurate final values.</w:t>
      </w:r>
    </w:p>
    <w:p w:rsidR="006502BF" w:rsidRDefault="000F6FF2">
      <w:pPr>
        <w:pBdr>
          <w:top w:val="nil"/>
          <w:left w:val="nil"/>
          <w:bottom w:val="nil"/>
          <w:right w:val="nil"/>
          <w:between w:val="nil"/>
        </w:pBdr>
        <w:spacing w:before="52"/>
        <w:ind w:left="360"/>
        <w:jc w:val="both"/>
        <w:rPr>
          <w:color w:val="000000"/>
        </w:rPr>
      </w:pPr>
      <w:r>
        <w:pict>
          <v:rect id="_x0000_i1027" style="width:0;height:1.5pt" o:hralign="center" o:hrstd="t" o:hr="t" fillcolor="#a0a0a0" stroked="f"/>
        </w:pict>
      </w:r>
    </w:p>
    <w:p w:rsidR="006502BF" w:rsidRDefault="002A4356">
      <w:pPr>
        <w:pBdr>
          <w:top w:val="nil"/>
          <w:left w:val="nil"/>
          <w:bottom w:val="nil"/>
          <w:right w:val="nil"/>
          <w:between w:val="nil"/>
        </w:pBdr>
        <w:spacing w:before="52"/>
        <w:ind w:left="360"/>
        <w:jc w:val="both"/>
        <w:rPr>
          <w:b/>
          <w:color w:val="000000"/>
        </w:rPr>
      </w:pPr>
      <w:r>
        <w:rPr>
          <w:b/>
          <w:color w:val="000000"/>
        </w:rPr>
        <w:t>Tentative Convergence Chart of Duration</w:t>
      </w:r>
    </w:p>
    <w:p w:rsidR="006502BF" w:rsidRDefault="002A4356">
      <w:pPr>
        <w:pBdr>
          <w:top w:val="nil"/>
          <w:left w:val="nil"/>
          <w:bottom w:val="nil"/>
          <w:right w:val="nil"/>
          <w:between w:val="nil"/>
        </w:pBdr>
        <w:spacing w:before="52"/>
        <w:ind w:left="360"/>
        <w:jc w:val="both"/>
        <w:rPr>
          <w:color w:val="000000"/>
        </w:rPr>
      </w:pPr>
      <w:r>
        <w:rPr>
          <w:color w:val="000000"/>
        </w:rPr>
        <w:t xml:space="preserve">The </w:t>
      </w:r>
      <w:r>
        <w:rPr>
          <w:b/>
          <w:color w:val="000000"/>
        </w:rPr>
        <w:t>convergence chart</w:t>
      </w:r>
      <w:r>
        <w:rPr>
          <w:color w:val="000000"/>
        </w:rPr>
        <w:t xml:space="preserve"> visualizes how the estimates from the experts evolve over time. It helps track how much the estimates change after each discussion and shows when they reach consensus.</w:t>
      </w:r>
    </w:p>
    <w:p w:rsidR="006502BF" w:rsidRDefault="002A4356">
      <w:pPr>
        <w:pBdr>
          <w:top w:val="nil"/>
          <w:left w:val="nil"/>
          <w:bottom w:val="nil"/>
          <w:right w:val="nil"/>
          <w:between w:val="nil"/>
        </w:pBdr>
        <w:spacing w:before="52"/>
        <w:ind w:left="360"/>
        <w:jc w:val="both"/>
        <w:rPr>
          <w:b/>
          <w:color w:val="000000"/>
        </w:rPr>
      </w:pPr>
      <w:r>
        <w:rPr>
          <w:b/>
          <w:color w:val="000000"/>
        </w:rPr>
        <w:t>Example of Convergence Chart for Task 1:</w:t>
      </w:r>
    </w:p>
    <w:tbl>
      <w:tblPr>
        <w:tblStyle w:val="a"/>
        <w:tblW w:w="108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6"/>
        <w:gridCol w:w="2365"/>
        <w:gridCol w:w="2365"/>
        <w:gridCol w:w="2365"/>
        <w:gridCol w:w="2022"/>
      </w:tblGrid>
      <w:tr w:rsidR="006502BF">
        <w:trPr>
          <w:jc w:val="center"/>
        </w:trPr>
        <w:tc>
          <w:tcPr>
            <w:tcW w:w="1686" w:type="dxa"/>
          </w:tcPr>
          <w:p w:rsidR="006502BF" w:rsidRDefault="002A4356">
            <w:pPr>
              <w:pBdr>
                <w:top w:val="nil"/>
                <w:left w:val="nil"/>
                <w:bottom w:val="nil"/>
                <w:right w:val="nil"/>
                <w:between w:val="nil"/>
              </w:pBdr>
              <w:spacing w:before="52"/>
              <w:ind w:left="360"/>
              <w:jc w:val="both"/>
              <w:rPr>
                <w:b/>
                <w:color w:val="000000"/>
              </w:rPr>
            </w:pPr>
            <w:r>
              <w:rPr>
                <w:b/>
                <w:color w:val="000000"/>
              </w:rPr>
              <w:t>Iteration</w:t>
            </w:r>
          </w:p>
        </w:tc>
        <w:tc>
          <w:tcPr>
            <w:tcW w:w="2365" w:type="dxa"/>
          </w:tcPr>
          <w:p w:rsidR="006502BF" w:rsidRDefault="002A4356">
            <w:pPr>
              <w:pBdr>
                <w:top w:val="nil"/>
                <w:left w:val="nil"/>
                <w:bottom w:val="nil"/>
                <w:right w:val="nil"/>
                <w:between w:val="nil"/>
              </w:pBdr>
              <w:spacing w:before="52"/>
              <w:ind w:left="360"/>
              <w:jc w:val="both"/>
              <w:rPr>
                <w:b/>
                <w:color w:val="000000"/>
              </w:rPr>
            </w:pPr>
            <w:r>
              <w:rPr>
                <w:b/>
                <w:color w:val="000000"/>
              </w:rPr>
              <w:t>Expert 1 Estimate</w:t>
            </w:r>
          </w:p>
        </w:tc>
        <w:tc>
          <w:tcPr>
            <w:tcW w:w="2365" w:type="dxa"/>
          </w:tcPr>
          <w:p w:rsidR="006502BF" w:rsidRDefault="002A4356">
            <w:pPr>
              <w:pBdr>
                <w:top w:val="nil"/>
                <w:left w:val="nil"/>
                <w:bottom w:val="nil"/>
                <w:right w:val="nil"/>
                <w:between w:val="nil"/>
              </w:pBdr>
              <w:spacing w:before="52"/>
              <w:ind w:left="360"/>
              <w:jc w:val="both"/>
              <w:rPr>
                <w:b/>
                <w:color w:val="000000"/>
              </w:rPr>
            </w:pPr>
            <w:r>
              <w:rPr>
                <w:b/>
                <w:color w:val="000000"/>
              </w:rPr>
              <w:t>Expert 2 Estimate</w:t>
            </w:r>
          </w:p>
        </w:tc>
        <w:tc>
          <w:tcPr>
            <w:tcW w:w="2365" w:type="dxa"/>
          </w:tcPr>
          <w:p w:rsidR="006502BF" w:rsidRDefault="002A4356">
            <w:pPr>
              <w:pBdr>
                <w:top w:val="nil"/>
                <w:left w:val="nil"/>
                <w:bottom w:val="nil"/>
                <w:right w:val="nil"/>
                <w:between w:val="nil"/>
              </w:pBdr>
              <w:spacing w:before="52"/>
              <w:ind w:left="360"/>
              <w:jc w:val="both"/>
              <w:rPr>
                <w:b/>
                <w:color w:val="000000"/>
              </w:rPr>
            </w:pPr>
            <w:r>
              <w:rPr>
                <w:b/>
                <w:color w:val="000000"/>
              </w:rPr>
              <w:t>Expert 3 Estimate</w:t>
            </w:r>
          </w:p>
        </w:tc>
        <w:tc>
          <w:tcPr>
            <w:tcW w:w="2022" w:type="dxa"/>
          </w:tcPr>
          <w:p w:rsidR="006502BF" w:rsidRDefault="002A4356">
            <w:pPr>
              <w:pBdr>
                <w:top w:val="nil"/>
                <w:left w:val="nil"/>
                <w:bottom w:val="nil"/>
                <w:right w:val="nil"/>
                <w:between w:val="nil"/>
              </w:pBdr>
              <w:spacing w:before="52"/>
              <w:ind w:left="360"/>
              <w:jc w:val="both"/>
              <w:rPr>
                <w:b/>
                <w:color w:val="000000"/>
              </w:rPr>
            </w:pPr>
            <w:r>
              <w:rPr>
                <w:b/>
                <w:color w:val="000000"/>
              </w:rPr>
              <w:t>Final Estimate</w:t>
            </w:r>
          </w:p>
        </w:tc>
      </w:tr>
      <w:tr w:rsidR="006502BF">
        <w:trPr>
          <w:jc w:val="center"/>
        </w:trPr>
        <w:tc>
          <w:tcPr>
            <w:tcW w:w="1686" w:type="dxa"/>
          </w:tcPr>
          <w:p w:rsidR="006502BF" w:rsidRDefault="002A4356">
            <w:pPr>
              <w:pBdr>
                <w:top w:val="nil"/>
                <w:left w:val="nil"/>
                <w:bottom w:val="nil"/>
                <w:right w:val="nil"/>
                <w:between w:val="nil"/>
              </w:pBdr>
              <w:spacing w:before="52"/>
              <w:ind w:left="360"/>
              <w:jc w:val="both"/>
              <w:rPr>
                <w:color w:val="000000"/>
              </w:rPr>
            </w:pPr>
            <w:r>
              <w:rPr>
                <w:b/>
                <w:color w:val="000000"/>
              </w:rPr>
              <w:t>1st Round</w:t>
            </w:r>
          </w:p>
        </w:tc>
        <w:tc>
          <w:tcPr>
            <w:tcW w:w="2365" w:type="dxa"/>
          </w:tcPr>
          <w:p w:rsidR="006502BF" w:rsidRDefault="002A4356">
            <w:pPr>
              <w:pBdr>
                <w:top w:val="nil"/>
                <w:left w:val="nil"/>
                <w:bottom w:val="nil"/>
                <w:right w:val="nil"/>
                <w:between w:val="nil"/>
              </w:pBdr>
              <w:spacing w:before="52"/>
              <w:ind w:left="360"/>
              <w:jc w:val="both"/>
              <w:rPr>
                <w:color w:val="000000"/>
              </w:rPr>
            </w:pPr>
            <w:r>
              <w:rPr>
                <w:color w:val="000000"/>
              </w:rPr>
              <w:t>10 days</w:t>
            </w:r>
          </w:p>
        </w:tc>
        <w:tc>
          <w:tcPr>
            <w:tcW w:w="2365" w:type="dxa"/>
          </w:tcPr>
          <w:p w:rsidR="006502BF" w:rsidRDefault="002A4356">
            <w:pPr>
              <w:pBdr>
                <w:top w:val="nil"/>
                <w:left w:val="nil"/>
                <w:bottom w:val="nil"/>
                <w:right w:val="nil"/>
                <w:between w:val="nil"/>
              </w:pBdr>
              <w:spacing w:before="52"/>
              <w:ind w:left="360"/>
              <w:jc w:val="both"/>
              <w:rPr>
                <w:color w:val="000000"/>
              </w:rPr>
            </w:pPr>
            <w:r>
              <w:rPr>
                <w:color w:val="000000"/>
              </w:rPr>
              <w:t>12 days</w:t>
            </w:r>
          </w:p>
        </w:tc>
        <w:tc>
          <w:tcPr>
            <w:tcW w:w="2365" w:type="dxa"/>
          </w:tcPr>
          <w:p w:rsidR="006502BF" w:rsidRDefault="002A4356">
            <w:pPr>
              <w:pBdr>
                <w:top w:val="nil"/>
                <w:left w:val="nil"/>
                <w:bottom w:val="nil"/>
                <w:right w:val="nil"/>
                <w:between w:val="nil"/>
              </w:pBdr>
              <w:spacing w:before="52"/>
              <w:ind w:left="360"/>
              <w:jc w:val="both"/>
              <w:rPr>
                <w:color w:val="000000"/>
              </w:rPr>
            </w:pPr>
            <w:r>
              <w:rPr>
                <w:color w:val="000000"/>
              </w:rPr>
              <w:t>14 days</w:t>
            </w:r>
          </w:p>
        </w:tc>
        <w:tc>
          <w:tcPr>
            <w:tcW w:w="2022" w:type="dxa"/>
          </w:tcPr>
          <w:p w:rsidR="006502BF" w:rsidRDefault="006502BF">
            <w:pPr>
              <w:pBdr>
                <w:top w:val="nil"/>
                <w:left w:val="nil"/>
                <w:bottom w:val="nil"/>
                <w:right w:val="nil"/>
                <w:between w:val="nil"/>
              </w:pBdr>
              <w:spacing w:before="52"/>
              <w:ind w:left="360"/>
              <w:jc w:val="both"/>
              <w:rPr>
                <w:color w:val="000000"/>
              </w:rPr>
            </w:pPr>
          </w:p>
        </w:tc>
      </w:tr>
      <w:tr w:rsidR="006502BF">
        <w:trPr>
          <w:jc w:val="center"/>
        </w:trPr>
        <w:tc>
          <w:tcPr>
            <w:tcW w:w="1686" w:type="dxa"/>
          </w:tcPr>
          <w:p w:rsidR="006502BF" w:rsidRDefault="002A4356">
            <w:pPr>
              <w:pBdr>
                <w:top w:val="nil"/>
                <w:left w:val="nil"/>
                <w:bottom w:val="nil"/>
                <w:right w:val="nil"/>
                <w:between w:val="nil"/>
              </w:pBdr>
              <w:spacing w:before="52"/>
              <w:ind w:left="360"/>
              <w:jc w:val="both"/>
              <w:rPr>
                <w:color w:val="000000"/>
              </w:rPr>
            </w:pPr>
            <w:r>
              <w:rPr>
                <w:b/>
                <w:color w:val="000000"/>
              </w:rPr>
              <w:t>2nd Round</w:t>
            </w:r>
          </w:p>
        </w:tc>
        <w:tc>
          <w:tcPr>
            <w:tcW w:w="2365" w:type="dxa"/>
          </w:tcPr>
          <w:p w:rsidR="006502BF" w:rsidRDefault="002A4356">
            <w:pPr>
              <w:pBdr>
                <w:top w:val="nil"/>
                <w:left w:val="nil"/>
                <w:bottom w:val="nil"/>
                <w:right w:val="nil"/>
                <w:between w:val="nil"/>
              </w:pBdr>
              <w:spacing w:before="52"/>
              <w:ind w:left="360"/>
              <w:jc w:val="both"/>
              <w:rPr>
                <w:color w:val="000000"/>
              </w:rPr>
            </w:pPr>
            <w:r>
              <w:rPr>
                <w:color w:val="000000"/>
              </w:rPr>
              <w:t>11 days</w:t>
            </w:r>
          </w:p>
        </w:tc>
        <w:tc>
          <w:tcPr>
            <w:tcW w:w="2365" w:type="dxa"/>
          </w:tcPr>
          <w:p w:rsidR="006502BF" w:rsidRDefault="002A4356">
            <w:pPr>
              <w:pBdr>
                <w:top w:val="nil"/>
                <w:left w:val="nil"/>
                <w:bottom w:val="nil"/>
                <w:right w:val="nil"/>
                <w:between w:val="nil"/>
              </w:pBdr>
              <w:spacing w:before="52"/>
              <w:ind w:left="360"/>
              <w:jc w:val="both"/>
              <w:rPr>
                <w:color w:val="000000"/>
              </w:rPr>
            </w:pPr>
            <w:r>
              <w:rPr>
                <w:color w:val="000000"/>
              </w:rPr>
              <w:t>12 days</w:t>
            </w:r>
          </w:p>
        </w:tc>
        <w:tc>
          <w:tcPr>
            <w:tcW w:w="2365" w:type="dxa"/>
          </w:tcPr>
          <w:p w:rsidR="006502BF" w:rsidRDefault="002A4356">
            <w:pPr>
              <w:pBdr>
                <w:top w:val="nil"/>
                <w:left w:val="nil"/>
                <w:bottom w:val="nil"/>
                <w:right w:val="nil"/>
                <w:between w:val="nil"/>
              </w:pBdr>
              <w:spacing w:before="52"/>
              <w:ind w:left="360"/>
              <w:jc w:val="both"/>
              <w:rPr>
                <w:color w:val="000000"/>
              </w:rPr>
            </w:pPr>
            <w:r>
              <w:rPr>
                <w:color w:val="000000"/>
              </w:rPr>
              <w:t>13 days</w:t>
            </w:r>
          </w:p>
        </w:tc>
        <w:tc>
          <w:tcPr>
            <w:tcW w:w="2022" w:type="dxa"/>
          </w:tcPr>
          <w:p w:rsidR="006502BF" w:rsidRDefault="006502BF">
            <w:pPr>
              <w:pBdr>
                <w:top w:val="nil"/>
                <w:left w:val="nil"/>
                <w:bottom w:val="nil"/>
                <w:right w:val="nil"/>
                <w:between w:val="nil"/>
              </w:pBdr>
              <w:spacing w:before="52"/>
              <w:ind w:left="360"/>
              <w:jc w:val="both"/>
              <w:rPr>
                <w:color w:val="000000"/>
              </w:rPr>
            </w:pPr>
          </w:p>
        </w:tc>
      </w:tr>
      <w:tr w:rsidR="006502BF">
        <w:trPr>
          <w:jc w:val="center"/>
        </w:trPr>
        <w:tc>
          <w:tcPr>
            <w:tcW w:w="1686" w:type="dxa"/>
          </w:tcPr>
          <w:p w:rsidR="006502BF" w:rsidRDefault="002A4356">
            <w:pPr>
              <w:pBdr>
                <w:top w:val="nil"/>
                <w:left w:val="nil"/>
                <w:bottom w:val="nil"/>
                <w:right w:val="nil"/>
                <w:between w:val="nil"/>
              </w:pBdr>
              <w:spacing w:before="52"/>
              <w:ind w:left="360"/>
              <w:jc w:val="both"/>
              <w:rPr>
                <w:color w:val="000000"/>
              </w:rPr>
            </w:pPr>
            <w:r>
              <w:rPr>
                <w:b/>
                <w:color w:val="000000"/>
              </w:rPr>
              <w:t>Final</w:t>
            </w:r>
          </w:p>
        </w:tc>
        <w:tc>
          <w:tcPr>
            <w:tcW w:w="2365" w:type="dxa"/>
          </w:tcPr>
          <w:p w:rsidR="006502BF" w:rsidRDefault="002A4356">
            <w:pPr>
              <w:pBdr>
                <w:top w:val="nil"/>
                <w:left w:val="nil"/>
                <w:bottom w:val="nil"/>
                <w:right w:val="nil"/>
                <w:between w:val="nil"/>
              </w:pBdr>
              <w:spacing w:before="52"/>
              <w:ind w:left="360"/>
              <w:jc w:val="both"/>
              <w:rPr>
                <w:color w:val="000000"/>
              </w:rPr>
            </w:pPr>
            <w:r>
              <w:rPr>
                <w:color w:val="000000"/>
              </w:rPr>
              <w:t>12 days</w:t>
            </w:r>
          </w:p>
        </w:tc>
        <w:tc>
          <w:tcPr>
            <w:tcW w:w="2365" w:type="dxa"/>
          </w:tcPr>
          <w:p w:rsidR="006502BF" w:rsidRDefault="002A4356">
            <w:pPr>
              <w:pBdr>
                <w:top w:val="nil"/>
                <w:left w:val="nil"/>
                <w:bottom w:val="nil"/>
                <w:right w:val="nil"/>
                <w:between w:val="nil"/>
              </w:pBdr>
              <w:spacing w:before="52"/>
              <w:ind w:left="360"/>
              <w:jc w:val="both"/>
              <w:rPr>
                <w:color w:val="000000"/>
              </w:rPr>
            </w:pPr>
            <w:r>
              <w:rPr>
                <w:color w:val="000000"/>
              </w:rPr>
              <w:t>12 days</w:t>
            </w:r>
          </w:p>
        </w:tc>
        <w:tc>
          <w:tcPr>
            <w:tcW w:w="2365" w:type="dxa"/>
          </w:tcPr>
          <w:p w:rsidR="006502BF" w:rsidRDefault="002A4356">
            <w:pPr>
              <w:pBdr>
                <w:top w:val="nil"/>
                <w:left w:val="nil"/>
                <w:bottom w:val="nil"/>
                <w:right w:val="nil"/>
                <w:between w:val="nil"/>
              </w:pBdr>
              <w:spacing w:before="52"/>
              <w:ind w:left="360"/>
              <w:jc w:val="both"/>
              <w:rPr>
                <w:color w:val="000000"/>
              </w:rPr>
            </w:pPr>
            <w:r>
              <w:rPr>
                <w:color w:val="000000"/>
              </w:rPr>
              <w:t>12 days</w:t>
            </w:r>
          </w:p>
        </w:tc>
        <w:tc>
          <w:tcPr>
            <w:tcW w:w="2022" w:type="dxa"/>
          </w:tcPr>
          <w:p w:rsidR="006502BF" w:rsidRDefault="002A4356">
            <w:pPr>
              <w:pBdr>
                <w:top w:val="nil"/>
                <w:left w:val="nil"/>
                <w:bottom w:val="nil"/>
                <w:right w:val="nil"/>
                <w:between w:val="nil"/>
              </w:pBdr>
              <w:spacing w:before="52"/>
              <w:ind w:left="360"/>
              <w:jc w:val="both"/>
              <w:rPr>
                <w:color w:val="000000"/>
              </w:rPr>
            </w:pPr>
            <w:r>
              <w:rPr>
                <w:b/>
                <w:color w:val="000000"/>
              </w:rPr>
              <w:t>12 days</w:t>
            </w:r>
          </w:p>
        </w:tc>
      </w:tr>
    </w:tbl>
    <w:p w:rsidR="006502BF" w:rsidRDefault="002A4356">
      <w:pPr>
        <w:pBdr>
          <w:top w:val="nil"/>
          <w:left w:val="nil"/>
          <w:bottom w:val="nil"/>
          <w:right w:val="nil"/>
          <w:between w:val="nil"/>
        </w:pBdr>
        <w:spacing w:before="52"/>
        <w:ind w:left="360"/>
        <w:jc w:val="both"/>
        <w:rPr>
          <w:color w:val="000000"/>
        </w:rPr>
      </w:pPr>
      <w:r>
        <w:rPr>
          <w:color w:val="000000"/>
        </w:rPr>
        <w:t xml:space="preserve">In the </w:t>
      </w:r>
      <w:r>
        <w:rPr>
          <w:b/>
          <w:color w:val="000000"/>
        </w:rPr>
        <w:t>final estimate</w:t>
      </w:r>
      <w:r>
        <w:rPr>
          <w:color w:val="000000"/>
        </w:rPr>
        <w:t xml:space="preserve">, the experts converge on </w:t>
      </w:r>
      <w:r>
        <w:rPr>
          <w:b/>
          <w:color w:val="000000"/>
        </w:rPr>
        <w:t>12 days</w:t>
      </w:r>
      <w:r>
        <w:rPr>
          <w:color w:val="000000"/>
        </w:rPr>
        <w:t xml:space="preserve"> for the development of the "car showcase module" after multiple rounds of discussion and refinement.</w:t>
      </w:r>
    </w:p>
    <w:p w:rsidR="006502BF" w:rsidRDefault="000F6FF2">
      <w:pPr>
        <w:pBdr>
          <w:top w:val="nil"/>
          <w:left w:val="nil"/>
          <w:bottom w:val="nil"/>
          <w:right w:val="nil"/>
          <w:between w:val="nil"/>
        </w:pBdr>
        <w:spacing w:before="52"/>
        <w:ind w:left="360"/>
        <w:jc w:val="both"/>
        <w:rPr>
          <w:color w:val="000000"/>
        </w:rPr>
      </w:pPr>
      <w:r>
        <w:pict>
          <v:rect id="_x0000_i1028" style="width:0;height:1.5pt" o:hralign="center" o:hrstd="t" o:hr="t" fillcolor="#a0a0a0" stroked="f"/>
        </w:pict>
      </w:r>
    </w:p>
    <w:p w:rsidR="006502BF" w:rsidRDefault="002A4356">
      <w:pPr>
        <w:pBdr>
          <w:top w:val="nil"/>
          <w:left w:val="nil"/>
          <w:bottom w:val="nil"/>
          <w:right w:val="nil"/>
          <w:between w:val="nil"/>
        </w:pBdr>
        <w:spacing w:before="52"/>
        <w:ind w:left="360"/>
        <w:jc w:val="both"/>
        <w:rPr>
          <w:b/>
          <w:color w:val="000000"/>
        </w:rPr>
      </w:pPr>
      <w:r>
        <w:rPr>
          <w:b/>
          <w:color w:val="000000"/>
        </w:rPr>
        <w:t>Conclusion</w:t>
      </w:r>
    </w:p>
    <w:p w:rsidR="006502BF" w:rsidRDefault="002A4356">
      <w:pPr>
        <w:pBdr>
          <w:top w:val="nil"/>
          <w:left w:val="nil"/>
          <w:bottom w:val="nil"/>
          <w:right w:val="nil"/>
          <w:between w:val="nil"/>
        </w:pBdr>
        <w:spacing w:before="52"/>
        <w:ind w:left="360"/>
        <w:jc w:val="both"/>
        <w:rPr>
          <w:color w:val="000000"/>
        </w:rPr>
      </w:pPr>
      <w:r>
        <w:rPr>
          <w:color w:val="000000"/>
        </w:rPr>
        <w:t xml:space="preserve">The </w:t>
      </w:r>
      <w:r>
        <w:rPr>
          <w:b/>
          <w:color w:val="000000"/>
        </w:rPr>
        <w:t>Delphi Wideband Estimation (DWE)</w:t>
      </w:r>
      <w:r>
        <w:rPr>
          <w:color w:val="000000"/>
        </w:rPr>
        <w:t xml:space="preserve"> technique is a powerful method for estimating the effort and duration required for tasks in complex projects. By bringing together experts from various domains, the process enables the team to generate realistic estimates, refine those estimates, and reach consensus. This iterative approach ensures that the final estimates are accurate and based on informed input from all relevant stakeholders.</w:t>
      </w:r>
    </w:p>
    <w:p w:rsidR="00F4152C" w:rsidRDefault="00F4152C">
      <w:pPr>
        <w:pBdr>
          <w:top w:val="nil"/>
          <w:left w:val="nil"/>
          <w:bottom w:val="nil"/>
          <w:right w:val="nil"/>
          <w:between w:val="nil"/>
        </w:pBdr>
        <w:spacing w:before="52"/>
        <w:ind w:left="360"/>
        <w:jc w:val="both"/>
        <w:rPr>
          <w:color w:val="000000"/>
        </w:rPr>
      </w:pPr>
    </w:p>
    <w:p w:rsidR="00F4152C" w:rsidRDefault="00F4152C">
      <w:pPr>
        <w:pBdr>
          <w:top w:val="nil"/>
          <w:left w:val="nil"/>
          <w:bottom w:val="nil"/>
          <w:right w:val="nil"/>
          <w:between w:val="nil"/>
        </w:pBdr>
        <w:spacing w:before="52"/>
        <w:ind w:left="360"/>
        <w:jc w:val="both"/>
        <w:rPr>
          <w:color w:val="000000"/>
        </w:rPr>
      </w:pPr>
    </w:p>
    <w:p w:rsidR="00F4152C" w:rsidRDefault="00F4152C">
      <w:pPr>
        <w:pBdr>
          <w:top w:val="nil"/>
          <w:left w:val="nil"/>
          <w:bottom w:val="nil"/>
          <w:right w:val="nil"/>
          <w:between w:val="nil"/>
        </w:pBdr>
        <w:spacing w:before="52"/>
        <w:ind w:left="360"/>
        <w:jc w:val="both"/>
        <w:rPr>
          <w:color w:val="000000"/>
        </w:rPr>
      </w:pPr>
    </w:p>
    <w:p w:rsidR="00F4152C" w:rsidRDefault="00F4152C">
      <w:pPr>
        <w:pBdr>
          <w:top w:val="nil"/>
          <w:left w:val="nil"/>
          <w:bottom w:val="nil"/>
          <w:right w:val="nil"/>
          <w:between w:val="nil"/>
        </w:pBdr>
        <w:spacing w:before="52"/>
        <w:ind w:left="360"/>
        <w:jc w:val="both"/>
        <w:rPr>
          <w:color w:val="000000"/>
        </w:rPr>
      </w:pPr>
    </w:p>
    <w:p w:rsidR="00F4152C" w:rsidRDefault="00F4152C">
      <w:pPr>
        <w:pBdr>
          <w:top w:val="nil"/>
          <w:left w:val="nil"/>
          <w:bottom w:val="nil"/>
          <w:right w:val="nil"/>
          <w:between w:val="nil"/>
        </w:pBdr>
        <w:spacing w:before="52"/>
        <w:ind w:left="360"/>
        <w:jc w:val="both"/>
        <w:rPr>
          <w:color w:val="000000"/>
        </w:rPr>
      </w:pPr>
    </w:p>
    <w:p w:rsidR="00F4152C" w:rsidRDefault="00F4152C">
      <w:pPr>
        <w:pBdr>
          <w:top w:val="nil"/>
          <w:left w:val="nil"/>
          <w:bottom w:val="nil"/>
          <w:right w:val="nil"/>
          <w:between w:val="nil"/>
        </w:pBdr>
        <w:spacing w:before="52"/>
        <w:ind w:left="360"/>
        <w:jc w:val="both"/>
        <w:rPr>
          <w:color w:val="000000"/>
        </w:rPr>
      </w:pPr>
    </w:p>
    <w:p w:rsidR="00F4152C" w:rsidRDefault="00F4152C">
      <w:pPr>
        <w:pBdr>
          <w:top w:val="nil"/>
          <w:left w:val="nil"/>
          <w:bottom w:val="nil"/>
          <w:right w:val="nil"/>
          <w:between w:val="nil"/>
        </w:pBdr>
        <w:spacing w:before="52"/>
        <w:ind w:left="360"/>
        <w:jc w:val="both"/>
        <w:rPr>
          <w:color w:val="000000"/>
        </w:rPr>
      </w:pPr>
    </w:p>
    <w:p w:rsidR="00F4152C" w:rsidRDefault="00F4152C">
      <w:pPr>
        <w:pBdr>
          <w:top w:val="nil"/>
          <w:left w:val="nil"/>
          <w:bottom w:val="nil"/>
          <w:right w:val="nil"/>
          <w:between w:val="nil"/>
        </w:pBdr>
        <w:spacing w:before="52"/>
        <w:ind w:left="360"/>
        <w:jc w:val="both"/>
        <w:rPr>
          <w:color w:val="000000"/>
        </w:rPr>
      </w:pPr>
    </w:p>
    <w:p w:rsidR="00F4152C" w:rsidRDefault="00F4152C">
      <w:pPr>
        <w:pBdr>
          <w:top w:val="nil"/>
          <w:left w:val="nil"/>
          <w:bottom w:val="nil"/>
          <w:right w:val="nil"/>
          <w:between w:val="nil"/>
        </w:pBdr>
        <w:spacing w:before="52"/>
        <w:ind w:left="360"/>
        <w:jc w:val="both"/>
        <w:rPr>
          <w:color w:val="000000"/>
        </w:rPr>
      </w:pPr>
    </w:p>
    <w:p w:rsidR="00F4152C" w:rsidRDefault="00F4152C">
      <w:pPr>
        <w:pBdr>
          <w:top w:val="nil"/>
          <w:left w:val="nil"/>
          <w:bottom w:val="nil"/>
          <w:right w:val="nil"/>
          <w:between w:val="nil"/>
        </w:pBdr>
        <w:spacing w:before="52"/>
        <w:ind w:left="360"/>
        <w:jc w:val="both"/>
        <w:rPr>
          <w:color w:val="000000"/>
        </w:rPr>
      </w:pPr>
    </w:p>
    <w:p w:rsidR="006502BF" w:rsidRDefault="006502BF">
      <w:pPr>
        <w:pBdr>
          <w:top w:val="nil"/>
          <w:left w:val="nil"/>
          <w:bottom w:val="nil"/>
          <w:right w:val="nil"/>
          <w:between w:val="nil"/>
        </w:pBdr>
        <w:spacing w:before="52"/>
        <w:ind w:left="360"/>
        <w:jc w:val="both"/>
        <w:rPr>
          <w:color w:val="000000"/>
        </w:rPr>
      </w:pPr>
    </w:p>
    <w:p w:rsidR="006502BF" w:rsidRDefault="002A4356">
      <w:pPr>
        <w:pStyle w:val="Heading1"/>
        <w:numPr>
          <w:ilvl w:val="0"/>
          <w:numId w:val="5"/>
        </w:numPr>
        <w:tabs>
          <w:tab w:val="left" w:pos="636"/>
        </w:tabs>
        <w:ind w:left="636" w:hanging="276"/>
        <w:jc w:val="both"/>
        <w:rPr>
          <w:i/>
          <w:sz w:val="36"/>
          <w:szCs w:val="36"/>
          <w:u w:val="single"/>
        </w:rPr>
      </w:pPr>
      <w:r>
        <w:rPr>
          <w:i/>
          <w:color w:val="365F91"/>
          <w:sz w:val="36"/>
          <w:szCs w:val="36"/>
          <w:u w:val="single"/>
        </w:rPr>
        <w:lastRenderedPageBreak/>
        <w:t>Risk Mitigation &amp; Risk Plan:</w:t>
      </w:r>
    </w:p>
    <w:p w:rsidR="006502BF" w:rsidRDefault="006502BF">
      <w:pPr>
        <w:pBdr>
          <w:top w:val="nil"/>
          <w:left w:val="nil"/>
          <w:bottom w:val="nil"/>
          <w:right w:val="nil"/>
          <w:between w:val="nil"/>
        </w:pBdr>
        <w:spacing w:line="237" w:lineRule="auto"/>
        <w:jc w:val="both"/>
        <w:rPr>
          <w:color w:val="000000"/>
        </w:rPr>
      </w:pPr>
    </w:p>
    <w:tbl>
      <w:tblPr>
        <w:tblStyle w:val="a0"/>
        <w:tblW w:w="10940" w:type="dxa"/>
        <w:jc w:val="center"/>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080"/>
        <w:gridCol w:w="1650"/>
        <w:gridCol w:w="1359"/>
        <w:gridCol w:w="946"/>
        <w:gridCol w:w="1080"/>
        <w:gridCol w:w="1440"/>
        <w:gridCol w:w="2026"/>
        <w:gridCol w:w="1359"/>
      </w:tblGrid>
      <w:tr w:rsidR="006502BF" w:rsidTr="002A43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6502BF" w:rsidRDefault="002A4356">
            <w:pPr>
              <w:jc w:val="center"/>
            </w:pPr>
            <w:r>
              <w:t>ID</w:t>
            </w:r>
          </w:p>
        </w:tc>
        <w:tc>
          <w:tcPr>
            <w:tcW w:w="1650" w:type="dxa"/>
          </w:tcPr>
          <w:p w:rsidR="006502BF" w:rsidRDefault="002A4356">
            <w:pPr>
              <w:jc w:val="center"/>
              <w:cnfStyle w:val="100000000000" w:firstRow="1" w:lastRow="0" w:firstColumn="0" w:lastColumn="0" w:oddVBand="0" w:evenVBand="0" w:oddHBand="0" w:evenHBand="0" w:firstRowFirstColumn="0" w:firstRowLastColumn="0" w:lastRowFirstColumn="0" w:lastRowLastColumn="0"/>
            </w:pPr>
            <w:r>
              <w:t>Risk (what could go wrong)</w:t>
            </w:r>
          </w:p>
        </w:tc>
        <w:tc>
          <w:tcPr>
            <w:tcW w:w="1359" w:type="dxa"/>
          </w:tcPr>
          <w:p w:rsidR="006502BF" w:rsidRDefault="002A4356">
            <w:pPr>
              <w:jc w:val="center"/>
              <w:cnfStyle w:val="100000000000" w:firstRow="1" w:lastRow="0" w:firstColumn="0" w:lastColumn="0" w:oddVBand="0" w:evenVBand="0" w:oddHBand="0" w:evenHBand="0" w:firstRowFirstColumn="0" w:firstRowLastColumn="0" w:lastRowFirstColumn="0" w:lastRowLastColumn="0"/>
            </w:pPr>
            <w:r>
              <w:t>Probability</w:t>
            </w:r>
          </w:p>
        </w:tc>
        <w:tc>
          <w:tcPr>
            <w:tcW w:w="946" w:type="dxa"/>
          </w:tcPr>
          <w:p w:rsidR="006502BF" w:rsidRDefault="002A4356">
            <w:pPr>
              <w:jc w:val="center"/>
              <w:cnfStyle w:val="100000000000" w:firstRow="1" w:lastRow="0" w:firstColumn="0" w:lastColumn="0" w:oddVBand="0" w:evenVBand="0" w:oddHBand="0" w:evenHBand="0" w:firstRowFirstColumn="0" w:firstRowLastColumn="0" w:lastRowFirstColumn="0" w:lastRowLastColumn="0"/>
            </w:pPr>
            <w:r>
              <w:t>Impact</w:t>
            </w:r>
          </w:p>
        </w:tc>
        <w:tc>
          <w:tcPr>
            <w:tcW w:w="1080" w:type="dxa"/>
          </w:tcPr>
          <w:p w:rsidR="006502BF" w:rsidRDefault="002A4356">
            <w:pPr>
              <w:jc w:val="center"/>
              <w:cnfStyle w:val="100000000000" w:firstRow="1" w:lastRow="0" w:firstColumn="0" w:lastColumn="0" w:oddVBand="0" w:evenVBand="0" w:oddHBand="0" w:evenHBand="0" w:firstRowFirstColumn="0" w:firstRowLastColumn="0" w:lastRowFirstColumn="0" w:lastRowLastColumn="0"/>
            </w:pPr>
            <w:r>
              <w:t>Priority</w:t>
            </w:r>
          </w:p>
        </w:tc>
        <w:tc>
          <w:tcPr>
            <w:tcW w:w="1440" w:type="dxa"/>
          </w:tcPr>
          <w:p w:rsidR="006502BF" w:rsidRDefault="002A4356">
            <w:pPr>
              <w:jc w:val="center"/>
              <w:cnfStyle w:val="100000000000" w:firstRow="1" w:lastRow="0" w:firstColumn="0" w:lastColumn="0" w:oddVBand="0" w:evenVBand="0" w:oddHBand="0" w:evenHBand="0" w:firstRowFirstColumn="0" w:firstRowLastColumn="0" w:lastRowFirstColumn="0" w:lastRowLastColumn="0"/>
            </w:pPr>
            <w:r>
              <w:t>Triggers / Indicators</w:t>
            </w:r>
          </w:p>
        </w:tc>
        <w:tc>
          <w:tcPr>
            <w:tcW w:w="2026" w:type="dxa"/>
          </w:tcPr>
          <w:p w:rsidR="006502BF" w:rsidRDefault="002A4356">
            <w:pPr>
              <w:jc w:val="center"/>
              <w:cnfStyle w:val="100000000000" w:firstRow="1" w:lastRow="0" w:firstColumn="0" w:lastColumn="0" w:oddVBand="0" w:evenVBand="0" w:oddHBand="0" w:evenHBand="0" w:firstRowFirstColumn="0" w:firstRowLastColumn="0" w:lastRowFirstColumn="0" w:lastRowLastColumn="0"/>
            </w:pPr>
            <w:r>
              <w:t>Mitigation &amp; Response</w:t>
            </w:r>
          </w:p>
        </w:tc>
        <w:tc>
          <w:tcPr>
            <w:tcW w:w="1359" w:type="dxa"/>
          </w:tcPr>
          <w:p w:rsidR="006502BF" w:rsidRDefault="002A4356">
            <w:pPr>
              <w:jc w:val="center"/>
              <w:cnfStyle w:val="100000000000" w:firstRow="1" w:lastRow="0" w:firstColumn="0" w:lastColumn="0" w:oddVBand="0" w:evenVBand="0" w:oddHBand="0" w:evenHBand="0" w:firstRowFirstColumn="0" w:firstRowLastColumn="0" w:lastRowFirstColumn="0" w:lastRowLastColumn="0"/>
            </w:pPr>
            <w:r>
              <w:t>Owner</w:t>
            </w:r>
          </w:p>
        </w:tc>
      </w:tr>
      <w:tr w:rsidR="006502BF" w:rsidTr="002A43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6502BF" w:rsidRDefault="002A4356">
            <w:pPr>
              <w:jc w:val="center"/>
            </w:pPr>
            <w:r>
              <w:t>R1</w:t>
            </w:r>
          </w:p>
        </w:tc>
        <w:tc>
          <w:tcPr>
            <w:tcW w:w="165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AI proctor false positives or negatives unfairly flag or miss cheating during real-time monitoring</w:t>
            </w:r>
          </w:p>
        </w:tc>
        <w:tc>
          <w:tcPr>
            <w:tcW w:w="1359"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3</w:t>
            </w:r>
          </w:p>
        </w:tc>
        <w:tc>
          <w:tcPr>
            <w:tcW w:w="946"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5</w:t>
            </w:r>
          </w:p>
        </w:tc>
        <w:tc>
          <w:tcPr>
            <w:tcW w:w="108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15</w:t>
            </w:r>
          </w:p>
        </w:tc>
        <w:tc>
          <w:tcPr>
            <w:tcW w:w="144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False-positive rate &gt; 5%, student appeals spike, high proctor override rate</w:t>
            </w:r>
          </w:p>
        </w:tc>
        <w:tc>
          <w:tcPr>
            <w:tcW w:w="2026"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Reduce: multi-signal fusion (gaze, motion, audio), threshold tuning, calibration runs; human-in-the-loop review; gold-set evaluation each sprint; safeguard with manual override and appeal workflow</w:t>
            </w:r>
          </w:p>
        </w:tc>
        <w:tc>
          <w:tcPr>
            <w:tcW w:w="1359"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AI Lead</w:t>
            </w:r>
          </w:p>
        </w:tc>
      </w:tr>
      <w:tr w:rsidR="006502BF" w:rsidTr="002A4356">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6502BF" w:rsidRDefault="002A4356">
            <w:pPr>
              <w:jc w:val="center"/>
            </w:pPr>
            <w:r>
              <w:t>R2</w:t>
            </w:r>
          </w:p>
        </w:tc>
        <w:tc>
          <w:tcPr>
            <w:tcW w:w="165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Privacy or compliance breach with video and audio data (consent, retention, cross-border transfer)</w:t>
            </w:r>
          </w:p>
        </w:tc>
        <w:tc>
          <w:tcPr>
            <w:tcW w:w="1359"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3</w:t>
            </w:r>
          </w:p>
        </w:tc>
        <w:tc>
          <w:tcPr>
            <w:tcW w:w="946"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5</w:t>
            </w:r>
          </w:p>
        </w:tc>
        <w:tc>
          <w:tcPr>
            <w:tcW w:w="108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15</w:t>
            </w:r>
          </w:p>
        </w:tc>
        <w:tc>
          <w:tcPr>
            <w:tcW w:w="144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Legal inquiry, DPO concerns, unclear retention map, vendor without DPA/SCCs</w:t>
            </w:r>
          </w:p>
        </w:tc>
        <w:tc>
          <w:tcPr>
            <w:tcW w:w="2026"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Avoid/Reduce: DPIA, explicit consent flows, regional storage, encryption at rest and in transit, role-based access; Transfer: vendor DPAs and SLAs; Accept: emergency privacy mode that disables camera capture if compliance risk is detected</w:t>
            </w:r>
          </w:p>
        </w:tc>
        <w:tc>
          <w:tcPr>
            <w:tcW w:w="1359"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Compliance Officer</w:t>
            </w:r>
          </w:p>
        </w:tc>
      </w:tr>
      <w:tr w:rsidR="006502BF" w:rsidTr="002A43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6502BF" w:rsidRDefault="002A4356">
            <w:pPr>
              <w:jc w:val="center"/>
            </w:pPr>
            <w:r>
              <w:t>R3</w:t>
            </w:r>
          </w:p>
        </w:tc>
        <w:tc>
          <w:tcPr>
            <w:tcW w:w="165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Load or performance failure at peak exam windows (timeouts, dropped proctor streams)</w:t>
            </w:r>
          </w:p>
        </w:tc>
        <w:tc>
          <w:tcPr>
            <w:tcW w:w="1359"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3</w:t>
            </w:r>
          </w:p>
        </w:tc>
        <w:tc>
          <w:tcPr>
            <w:tcW w:w="946"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5</w:t>
            </w:r>
          </w:p>
        </w:tc>
        <w:tc>
          <w:tcPr>
            <w:tcW w:w="108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15</w:t>
            </w:r>
          </w:p>
        </w:tc>
        <w:tc>
          <w:tcPr>
            <w:tcW w:w="144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95th percentile latency above target, CPU saturation, stream drop &gt; 2%</w:t>
            </w:r>
          </w:p>
        </w:tc>
        <w:tc>
          <w:tcPr>
            <w:tcW w:w="2026"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Reduce: capacity modeling, load tests with exam-day traffic shape, autoscaling, CDN, circuit breakers; Accept: read-only degrade of analytics; Transfer: CDN and cloud provider SLAs</w:t>
            </w:r>
          </w:p>
        </w:tc>
        <w:tc>
          <w:tcPr>
            <w:tcW w:w="1359"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DevOps Lead</w:t>
            </w:r>
          </w:p>
        </w:tc>
      </w:tr>
      <w:tr w:rsidR="006502BF" w:rsidTr="002A4356">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6502BF" w:rsidRDefault="002A4356">
            <w:pPr>
              <w:jc w:val="center"/>
            </w:pPr>
            <w:r>
              <w:t>R4</w:t>
            </w:r>
          </w:p>
        </w:tc>
        <w:tc>
          <w:tcPr>
            <w:tcW w:w="165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Scope creep: extra languages or features squeezed into the same deadline</w:t>
            </w:r>
          </w:p>
        </w:tc>
        <w:tc>
          <w:tcPr>
            <w:tcW w:w="1359"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4</w:t>
            </w:r>
          </w:p>
        </w:tc>
        <w:tc>
          <w:tcPr>
            <w:tcW w:w="946"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4</w:t>
            </w:r>
          </w:p>
        </w:tc>
        <w:tc>
          <w:tcPr>
            <w:tcW w:w="108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16</w:t>
            </w:r>
          </w:p>
        </w:tc>
        <w:tc>
          <w:tcPr>
            <w:tcW w:w="144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Frequent change requests, sprint spillovers, burn-down flatlines</w:t>
            </w:r>
          </w:p>
        </w:tc>
        <w:tc>
          <w:tcPr>
            <w:tcW w:w="2026"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 xml:space="preserve">Avoid/Reduce: Change Control Board, </w:t>
            </w:r>
            <w:proofErr w:type="spellStart"/>
            <w:r>
              <w:t>MoSCoW</w:t>
            </w:r>
            <w:proofErr w:type="spellEnd"/>
            <w:r>
              <w:t xml:space="preserve"> priority, release train, feature flags; Accept: schedule buffer; Transfer: contractual statement of work updates</w:t>
            </w:r>
          </w:p>
        </w:tc>
        <w:tc>
          <w:tcPr>
            <w:tcW w:w="1359"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Project Manager</w:t>
            </w:r>
          </w:p>
        </w:tc>
      </w:tr>
      <w:tr w:rsidR="006502BF" w:rsidTr="002A43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6502BF" w:rsidRDefault="002A4356">
            <w:pPr>
              <w:jc w:val="center"/>
            </w:pPr>
            <w:r>
              <w:lastRenderedPageBreak/>
              <w:t>R5</w:t>
            </w:r>
          </w:p>
        </w:tc>
        <w:tc>
          <w:tcPr>
            <w:tcW w:w="165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Recruitment delay for AI or ML engineer blocks the proctoring module</w:t>
            </w:r>
          </w:p>
        </w:tc>
        <w:tc>
          <w:tcPr>
            <w:tcW w:w="1359"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3</w:t>
            </w:r>
          </w:p>
        </w:tc>
        <w:tc>
          <w:tcPr>
            <w:tcW w:w="946"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4</w:t>
            </w:r>
          </w:p>
        </w:tc>
        <w:tc>
          <w:tcPr>
            <w:tcW w:w="108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12</w:t>
            </w:r>
          </w:p>
        </w:tc>
        <w:tc>
          <w:tcPr>
            <w:tcW w:w="144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Open role &gt; 30 days, missed AI spikes</w:t>
            </w:r>
          </w:p>
        </w:tc>
        <w:tc>
          <w:tcPr>
            <w:tcW w:w="2026"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Reduce: parallel vendor shortlist, interim contractor, narrow MVP with manual review first, move advanced ML to Phase 2</w:t>
            </w:r>
          </w:p>
        </w:tc>
        <w:tc>
          <w:tcPr>
            <w:tcW w:w="1359"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Engineering Manager</w:t>
            </w:r>
          </w:p>
        </w:tc>
      </w:tr>
      <w:tr w:rsidR="006502BF" w:rsidTr="002A4356">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6502BF" w:rsidRDefault="002A4356">
            <w:pPr>
              <w:jc w:val="center"/>
            </w:pPr>
            <w:r>
              <w:t>R6</w:t>
            </w:r>
          </w:p>
        </w:tc>
        <w:tc>
          <w:tcPr>
            <w:tcW w:w="165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Third-party dependency outage (plagiarism API, translation, payment)</w:t>
            </w:r>
          </w:p>
        </w:tc>
        <w:tc>
          <w:tcPr>
            <w:tcW w:w="1359"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3</w:t>
            </w:r>
          </w:p>
        </w:tc>
        <w:tc>
          <w:tcPr>
            <w:tcW w:w="946"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4</w:t>
            </w:r>
          </w:p>
        </w:tc>
        <w:tc>
          <w:tcPr>
            <w:tcW w:w="108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12</w:t>
            </w:r>
          </w:p>
        </w:tc>
        <w:tc>
          <w:tcPr>
            <w:tcW w:w="144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Provider status red, 5xx spike, quota near limit</w:t>
            </w:r>
          </w:p>
        </w:tc>
        <w:tc>
          <w:tcPr>
            <w:tcW w:w="2026"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Reduce/Transfer: multi-provider fallback, result caching, graceful degrade with retry queue; vendor SLAs and credits</w:t>
            </w:r>
          </w:p>
        </w:tc>
        <w:tc>
          <w:tcPr>
            <w:tcW w:w="1359"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Platform Lead</w:t>
            </w:r>
          </w:p>
        </w:tc>
      </w:tr>
      <w:tr w:rsidR="006502BF" w:rsidTr="002A43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6502BF" w:rsidRDefault="002A4356">
            <w:pPr>
              <w:jc w:val="center"/>
            </w:pPr>
            <w:r>
              <w:t>R7</w:t>
            </w:r>
          </w:p>
        </w:tc>
        <w:tc>
          <w:tcPr>
            <w:tcW w:w="165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Security incident (exam data leak or account takeover)</w:t>
            </w:r>
          </w:p>
        </w:tc>
        <w:tc>
          <w:tcPr>
            <w:tcW w:w="1359"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2</w:t>
            </w:r>
          </w:p>
        </w:tc>
        <w:tc>
          <w:tcPr>
            <w:tcW w:w="946"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5</w:t>
            </w:r>
          </w:p>
        </w:tc>
        <w:tc>
          <w:tcPr>
            <w:tcW w:w="108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10</w:t>
            </w:r>
          </w:p>
        </w:tc>
        <w:tc>
          <w:tcPr>
            <w:tcW w:w="144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Vulnerability backlog above threshold, failed penetration test checks</w:t>
            </w:r>
          </w:p>
        </w:tc>
        <w:tc>
          <w:tcPr>
            <w:tcW w:w="2026"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Reduce: secure development lifecycle, secrets management, SSO/MFA, penetration test per release, backups with immutability; Transfer: cyber insurance</w:t>
            </w:r>
          </w:p>
        </w:tc>
        <w:tc>
          <w:tcPr>
            <w:tcW w:w="1359"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Security Lead</w:t>
            </w:r>
          </w:p>
        </w:tc>
      </w:tr>
      <w:tr w:rsidR="006502BF" w:rsidTr="002A4356">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6502BF" w:rsidRDefault="002A4356">
            <w:pPr>
              <w:jc w:val="center"/>
            </w:pPr>
            <w:r>
              <w:t>R8</w:t>
            </w:r>
          </w:p>
        </w:tc>
        <w:tc>
          <w:tcPr>
            <w:tcW w:w="165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Device or browser incompatibility for cameras or microphones (WebRTC issues)</w:t>
            </w:r>
          </w:p>
        </w:tc>
        <w:tc>
          <w:tcPr>
            <w:tcW w:w="1359"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3</w:t>
            </w:r>
          </w:p>
        </w:tc>
        <w:tc>
          <w:tcPr>
            <w:tcW w:w="946"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4</w:t>
            </w:r>
          </w:p>
        </w:tc>
        <w:tc>
          <w:tcPr>
            <w:tcW w:w="108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12</w:t>
            </w:r>
          </w:p>
        </w:tc>
        <w:tc>
          <w:tcPr>
            <w:tcW w:w="144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High failure rate in pre-exam checks, specific OS or browser cluster of bugs</w:t>
            </w:r>
          </w:p>
        </w:tc>
        <w:tc>
          <w:tcPr>
            <w:tcW w:w="2026"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Reduce: supported device matrix, pre-exam self-check tool, fallback capture pipeline, test lab with top devices</w:t>
            </w:r>
          </w:p>
        </w:tc>
        <w:tc>
          <w:tcPr>
            <w:tcW w:w="1359"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QA Lead</w:t>
            </w:r>
          </w:p>
        </w:tc>
      </w:tr>
      <w:tr w:rsidR="006502BF" w:rsidTr="002A43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6502BF" w:rsidRDefault="002A4356">
            <w:pPr>
              <w:jc w:val="center"/>
            </w:pPr>
            <w:r>
              <w:t>R9</w:t>
            </w:r>
          </w:p>
        </w:tc>
        <w:tc>
          <w:tcPr>
            <w:tcW w:w="165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Localization quality problems in Bangla or French affecting clarity of rules and UI</w:t>
            </w:r>
          </w:p>
        </w:tc>
        <w:tc>
          <w:tcPr>
            <w:tcW w:w="1359"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3</w:t>
            </w:r>
          </w:p>
        </w:tc>
        <w:tc>
          <w:tcPr>
            <w:tcW w:w="946"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3</w:t>
            </w:r>
          </w:p>
        </w:tc>
        <w:tc>
          <w:tcPr>
            <w:tcW w:w="108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9</w:t>
            </w:r>
          </w:p>
        </w:tc>
        <w:tc>
          <w:tcPr>
            <w:tcW w:w="1440"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High help-desk contacts from localized cohorts, poor LQA scores</w:t>
            </w:r>
          </w:p>
        </w:tc>
        <w:tc>
          <w:tcPr>
            <w:tcW w:w="2026"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Reduce: professional translators, glossary and translation memory, LQA rounds; Accept: post-release hotfixes via CMS</w:t>
            </w:r>
          </w:p>
        </w:tc>
        <w:tc>
          <w:tcPr>
            <w:tcW w:w="1359" w:type="dxa"/>
          </w:tcPr>
          <w:p w:rsidR="006502BF" w:rsidRDefault="002A4356">
            <w:pPr>
              <w:jc w:val="center"/>
              <w:cnfStyle w:val="000000100000" w:firstRow="0" w:lastRow="0" w:firstColumn="0" w:lastColumn="0" w:oddVBand="0" w:evenVBand="0" w:oddHBand="1" w:evenHBand="0" w:firstRowFirstColumn="0" w:firstRowLastColumn="0" w:lastRowFirstColumn="0" w:lastRowLastColumn="0"/>
            </w:pPr>
            <w:r>
              <w:t>Localization Lead</w:t>
            </w:r>
          </w:p>
        </w:tc>
      </w:tr>
      <w:tr w:rsidR="006502BF" w:rsidTr="002A4356">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6502BF" w:rsidRDefault="002A4356">
            <w:pPr>
              <w:jc w:val="center"/>
            </w:pPr>
            <w:r>
              <w:t>R10</w:t>
            </w:r>
          </w:p>
        </w:tc>
        <w:tc>
          <w:tcPr>
            <w:tcW w:w="165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Ethical or reputation risk: surveillance concerns or model bias</w:t>
            </w:r>
          </w:p>
        </w:tc>
        <w:tc>
          <w:tcPr>
            <w:tcW w:w="1359"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2</w:t>
            </w:r>
          </w:p>
        </w:tc>
        <w:tc>
          <w:tcPr>
            <w:tcW w:w="946"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4</w:t>
            </w:r>
          </w:p>
        </w:tc>
        <w:tc>
          <w:tcPr>
            <w:tcW w:w="108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8</w:t>
            </w:r>
          </w:p>
        </w:tc>
        <w:tc>
          <w:tcPr>
            <w:tcW w:w="1440"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Negative student feedback, media escalation</w:t>
            </w:r>
          </w:p>
        </w:tc>
        <w:tc>
          <w:tcPr>
            <w:tcW w:w="2026"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Reduce: publish model card, transparency UX, opt-in pilots, bias tests across demographics; Accept: clear appeal process</w:t>
            </w:r>
          </w:p>
        </w:tc>
        <w:tc>
          <w:tcPr>
            <w:tcW w:w="1359" w:type="dxa"/>
          </w:tcPr>
          <w:p w:rsidR="006502BF" w:rsidRDefault="002A4356">
            <w:pPr>
              <w:jc w:val="center"/>
              <w:cnfStyle w:val="000000000000" w:firstRow="0" w:lastRow="0" w:firstColumn="0" w:lastColumn="0" w:oddVBand="0" w:evenVBand="0" w:oddHBand="0" w:evenHBand="0" w:firstRowFirstColumn="0" w:firstRowLastColumn="0" w:lastRowFirstColumn="0" w:lastRowLastColumn="0"/>
            </w:pPr>
            <w:r>
              <w:t>Product Owner</w:t>
            </w:r>
          </w:p>
        </w:tc>
      </w:tr>
    </w:tbl>
    <w:p w:rsidR="006502BF" w:rsidRDefault="006502BF">
      <w:pPr>
        <w:pBdr>
          <w:top w:val="nil"/>
          <w:left w:val="nil"/>
          <w:bottom w:val="nil"/>
          <w:right w:val="nil"/>
          <w:between w:val="nil"/>
        </w:pBdr>
        <w:spacing w:line="237" w:lineRule="auto"/>
        <w:jc w:val="both"/>
        <w:rPr>
          <w:color w:val="000000"/>
        </w:rPr>
        <w:sectPr w:rsidR="006502BF">
          <w:pgSz w:w="12240" w:h="15840"/>
          <w:pgMar w:top="720" w:right="720" w:bottom="720" w:left="720" w:header="720" w:footer="720" w:gutter="0"/>
          <w:pgNumType w:start="1"/>
          <w:cols w:space="720"/>
        </w:sectPr>
      </w:pPr>
    </w:p>
    <w:p w:rsidR="006502BF" w:rsidRDefault="006502BF">
      <w:pPr>
        <w:pBdr>
          <w:top w:val="nil"/>
          <w:left w:val="nil"/>
          <w:bottom w:val="nil"/>
          <w:right w:val="nil"/>
          <w:between w:val="nil"/>
        </w:pBdr>
        <w:jc w:val="both"/>
        <w:rPr>
          <w:color w:val="000000"/>
          <w:sz w:val="17"/>
          <w:szCs w:val="17"/>
        </w:rPr>
      </w:pPr>
    </w:p>
    <w:sectPr w:rsidR="006502BF">
      <w:pgSz w:w="12240" w:h="15840"/>
      <w:pgMar w:top="182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57275"/>
    <w:multiLevelType w:val="multilevel"/>
    <w:tmpl w:val="A56A73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8FA5250"/>
    <w:multiLevelType w:val="multilevel"/>
    <w:tmpl w:val="007CD53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CD1261C"/>
    <w:multiLevelType w:val="multilevel"/>
    <w:tmpl w:val="7FC40842"/>
    <w:lvl w:ilvl="0">
      <w:start w:val="1"/>
      <w:numFmt w:val="decimal"/>
      <w:lvlText w:val="%1."/>
      <w:lvlJc w:val="left"/>
      <w:pPr>
        <w:ind w:left="638" w:hanging="279"/>
      </w:pPr>
      <w:rPr>
        <w:rFonts w:ascii="Calibri" w:eastAsia="Calibri" w:hAnsi="Calibri" w:cs="Calibri"/>
        <w:b/>
        <w:i w:val="0"/>
        <w:color w:val="365F91"/>
        <w:sz w:val="36"/>
        <w:szCs w:val="36"/>
        <w:u w:val="single"/>
      </w:rPr>
    </w:lvl>
    <w:lvl w:ilvl="1">
      <w:numFmt w:val="bullet"/>
      <w:lvlText w:val="-"/>
      <w:lvlJc w:val="left"/>
      <w:pPr>
        <w:ind w:left="482" w:hanging="122"/>
      </w:pPr>
      <w:rPr>
        <w:rFonts w:ascii="Cambria" w:eastAsia="Cambria" w:hAnsi="Cambria" w:cs="Cambria"/>
        <w:b w:val="0"/>
        <w:i w:val="0"/>
        <w:sz w:val="22"/>
        <w:szCs w:val="22"/>
      </w:rPr>
    </w:lvl>
    <w:lvl w:ilvl="2">
      <w:numFmt w:val="bullet"/>
      <w:lvlText w:val="•"/>
      <w:lvlJc w:val="left"/>
      <w:pPr>
        <w:ind w:left="640" w:hanging="123"/>
      </w:pPr>
    </w:lvl>
    <w:lvl w:ilvl="3">
      <w:numFmt w:val="bullet"/>
      <w:lvlText w:val="•"/>
      <w:lvlJc w:val="left"/>
      <w:pPr>
        <w:ind w:left="1685" w:hanging="123"/>
      </w:pPr>
    </w:lvl>
    <w:lvl w:ilvl="4">
      <w:numFmt w:val="bullet"/>
      <w:lvlText w:val="•"/>
      <w:lvlJc w:val="left"/>
      <w:pPr>
        <w:ind w:left="2730" w:hanging="123"/>
      </w:pPr>
    </w:lvl>
    <w:lvl w:ilvl="5">
      <w:numFmt w:val="bullet"/>
      <w:lvlText w:val="•"/>
      <w:lvlJc w:val="left"/>
      <w:pPr>
        <w:ind w:left="3775" w:hanging="123"/>
      </w:pPr>
    </w:lvl>
    <w:lvl w:ilvl="6">
      <w:numFmt w:val="bullet"/>
      <w:lvlText w:val="•"/>
      <w:lvlJc w:val="left"/>
      <w:pPr>
        <w:ind w:left="4820" w:hanging="123"/>
      </w:pPr>
    </w:lvl>
    <w:lvl w:ilvl="7">
      <w:numFmt w:val="bullet"/>
      <w:lvlText w:val="•"/>
      <w:lvlJc w:val="left"/>
      <w:pPr>
        <w:ind w:left="5865" w:hanging="123"/>
      </w:pPr>
    </w:lvl>
    <w:lvl w:ilvl="8">
      <w:numFmt w:val="bullet"/>
      <w:lvlText w:val="•"/>
      <w:lvlJc w:val="left"/>
      <w:pPr>
        <w:ind w:left="6910" w:hanging="123"/>
      </w:pPr>
    </w:lvl>
  </w:abstractNum>
  <w:abstractNum w:abstractNumId="3" w15:restartNumberingAfterBreak="0">
    <w:nsid w:val="42BE47DA"/>
    <w:multiLevelType w:val="multilevel"/>
    <w:tmpl w:val="642C56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4DA14CC9"/>
    <w:multiLevelType w:val="multilevel"/>
    <w:tmpl w:val="082026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503D01B9"/>
    <w:multiLevelType w:val="multilevel"/>
    <w:tmpl w:val="79D07C8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508C6275"/>
    <w:multiLevelType w:val="multilevel"/>
    <w:tmpl w:val="B7CE08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CDB6A2E"/>
    <w:multiLevelType w:val="multilevel"/>
    <w:tmpl w:val="6570D47C"/>
    <w:lvl w:ilvl="0">
      <w:start w:val="1"/>
      <w:numFmt w:val="bullet"/>
      <w:lvlText w:val="●"/>
      <w:lvlJc w:val="left"/>
      <w:pPr>
        <w:ind w:left="1270" w:hanging="360"/>
      </w:pPr>
      <w:rPr>
        <w:rFonts w:ascii="Noto Sans Symbols" w:eastAsia="Noto Sans Symbols" w:hAnsi="Noto Sans Symbols" w:cs="Noto Sans Symbols"/>
      </w:rPr>
    </w:lvl>
    <w:lvl w:ilvl="1">
      <w:start w:val="1"/>
      <w:numFmt w:val="bullet"/>
      <w:lvlText w:val="o"/>
      <w:lvlJc w:val="left"/>
      <w:pPr>
        <w:ind w:left="1990" w:hanging="360"/>
      </w:pPr>
      <w:rPr>
        <w:rFonts w:ascii="Courier New" w:eastAsia="Courier New" w:hAnsi="Courier New" w:cs="Courier New"/>
      </w:rPr>
    </w:lvl>
    <w:lvl w:ilvl="2">
      <w:start w:val="1"/>
      <w:numFmt w:val="bullet"/>
      <w:lvlText w:val="▪"/>
      <w:lvlJc w:val="left"/>
      <w:pPr>
        <w:ind w:left="2710" w:hanging="360"/>
      </w:pPr>
      <w:rPr>
        <w:rFonts w:ascii="Noto Sans Symbols" w:eastAsia="Noto Sans Symbols" w:hAnsi="Noto Sans Symbols" w:cs="Noto Sans Symbols"/>
      </w:rPr>
    </w:lvl>
    <w:lvl w:ilvl="3">
      <w:start w:val="1"/>
      <w:numFmt w:val="bullet"/>
      <w:lvlText w:val="●"/>
      <w:lvlJc w:val="left"/>
      <w:pPr>
        <w:ind w:left="3430" w:hanging="360"/>
      </w:pPr>
      <w:rPr>
        <w:rFonts w:ascii="Noto Sans Symbols" w:eastAsia="Noto Sans Symbols" w:hAnsi="Noto Sans Symbols" w:cs="Noto Sans Symbols"/>
      </w:rPr>
    </w:lvl>
    <w:lvl w:ilvl="4">
      <w:start w:val="1"/>
      <w:numFmt w:val="bullet"/>
      <w:lvlText w:val="o"/>
      <w:lvlJc w:val="left"/>
      <w:pPr>
        <w:ind w:left="4150" w:hanging="360"/>
      </w:pPr>
      <w:rPr>
        <w:rFonts w:ascii="Courier New" w:eastAsia="Courier New" w:hAnsi="Courier New" w:cs="Courier New"/>
      </w:rPr>
    </w:lvl>
    <w:lvl w:ilvl="5">
      <w:start w:val="1"/>
      <w:numFmt w:val="bullet"/>
      <w:lvlText w:val="▪"/>
      <w:lvlJc w:val="left"/>
      <w:pPr>
        <w:ind w:left="4870" w:hanging="360"/>
      </w:pPr>
      <w:rPr>
        <w:rFonts w:ascii="Noto Sans Symbols" w:eastAsia="Noto Sans Symbols" w:hAnsi="Noto Sans Symbols" w:cs="Noto Sans Symbols"/>
      </w:rPr>
    </w:lvl>
    <w:lvl w:ilvl="6">
      <w:start w:val="1"/>
      <w:numFmt w:val="bullet"/>
      <w:lvlText w:val="●"/>
      <w:lvlJc w:val="left"/>
      <w:pPr>
        <w:ind w:left="5590" w:hanging="360"/>
      </w:pPr>
      <w:rPr>
        <w:rFonts w:ascii="Noto Sans Symbols" w:eastAsia="Noto Sans Symbols" w:hAnsi="Noto Sans Symbols" w:cs="Noto Sans Symbols"/>
      </w:rPr>
    </w:lvl>
    <w:lvl w:ilvl="7">
      <w:start w:val="1"/>
      <w:numFmt w:val="bullet"/>
      <w:lvlText w:val="o"/>
      <w:lvlJc w:val="left"/>
      <w:pPr>
        <w:ind w:left="6310" w:hanging="360"/>
      </w:pPr>
      <w:rPr>
        <w:rFonts w:ascii="Courier New" w:eastAsia="Courier New" w:hAnsi="Courier New" w:cs="Courier New"/>
      </w:rPr>
    </w:lvl>
    <w:lvl w:ilvl="8">
      <w:start w:val="1"/>
      <w:numFmt w:val="bullet"/>
      <w:lvlText w:val="▪"/>
      <w:lvlJc w:val="left"/>
      <w:pPr>
        <w:ind w:left="7030" w:hanging="360"/>
      </w:pPr>
      <w:rPr>
        <w:rFonts w:ascii="Noto Sans Symbols" w:eastAsia="Noto Sans Symbols" w:hAnsi="Noto Sans Symbols" w:cs="Noto Sans Symbols"/>
      </w:rPr>
    </w:lvl>
  </w:abstractNum>
  <w:abstractNum w:abstractNumId="8" w15:restartNumberingAfterBreak="0">
    <w:nsid w:val="6D330CED"/>
    <w:multiLevelType w:val="multilevel"/>
    <w:tmpl w:val="0B9EE7E2"/>
    <w:lvl w:ilvl="0">
      <w:start w:val="1"/>
      <w:numFmt w:val="bullet"/>
      <w:lvlText w:val="●"/>
      <w:lvlJc w:val="left"/>
      <w:pPr>
        <w:ind w:left="1201" w:hanging="360"/>
      </w:pPr>
      <w:rPr>
        <w:rFonts w:ascii="Noto Sans Symbols" w:eastAsia="Noto Sans Symbols" w:hAnsi="Noto Sans Symbols" w:cs="Noto Sans Symbols"/>
      </w:rPr>
    </w:lvl>
    <w:lvl w:ilvl="1">
      <w:start w:val="1"/>
      <w:numFmt w:val="bullet"/>
      <w:lvlText w:val="o"/>
      <w:lvlJc w:val="left"/>
      <w:pPr>
        <w:ind w:left="1921" w:hanging="360"/>
      </w:pPr>
      <w:rPr>
        <w:rFonts w:ascii="Courier New" w:eastAsia="Courier New" w:hAnsi="Courier New" w:cs="Courier New"/>
      </w:rPr>
    </w:lvl>
    <w:lvl w:ilvl="2">
      <w:start w:val="1"/>
      <w:numFmt w:val="bullet"/>
      <w:lvlText w:val="▪"/>
      <w:lvlJc w:val="left"/>
      <w:pPr>
        <w:ind w:left="2641" w:hanging="360"/>
      </w:pPr>
      <w:rPr>
        <w:rFonts w:ascii="Noto Sans Symbols" w:eastAsia="Noto Sans Symbols" w:hAnsi="Noto Sans Symbols" w:cs="Noto Sans Symbols"/>
      </w:rPr>
    </w:lvl>
    <w:lvl w:ilvl="3">
      <w:start w:val="1"/>
      <w:numFmt w:val="bullet"/>
      <w:lvlText w:val="●"/>
      <w:lvlJc w:val="left"/>
      <w:pPr>
        <w:ind w:left="3361" w:hanging="360"/>
      </w:pPr>
      <w:rPr>
        <w:rFonts w:ascii="Noto Sans Symbols" w:eastAsia="Noto Sans Symbols" w:hAnsi="Noto Sans Symbols" w:cs="Noto Sans Symbols"/>
      </w:rPr>
    </w:lvl>
    <w:lvl w:ilvl="4">
      <w:start w:val="1"/>
      <w:numFmt w:val="bullet"/>
      <w:lvlText w:val="o"/>
      <w:lvlJc w:val="left"/>
      <w:pPr>
        <w:ind w:left="4081" w:hanging="360"/>
      </w:pPr>
      <w:rPr>
        <w:rFonts w:ascii="Courier New" w:eastAsia="Courier New" w:hAnsi="Courier New" w:cs="Courier New"/>
      </w:rPr>
    </w:lvl>
    <w:lvl w:ilvl="5">
      <w:start w:val="1"/>
      <w:numFmt w:val="bullet"/>
      <w:lvlText w:val="▪"/>
      <w:lvlJc w:val="left"/>
      <w:pPr>
        <w:ind w:left="4801" w:hanging="360"/>
      </w:pPr>
      <w:rPr>
        <w:rFonts w:ascii="Noto Sans Symbols" w:eastAsia="Noto Sans Symbols" w:hAnsi="Noto Sans Symbols" w:cs="Noto Sans Symbols"/>
      </w:rPr>
    </w:lvl>
    <w:lvl w:ilvl="6">
      <w:start w:val="1"/>
      <w:numFmt w:val="bullet"/>
      <w:lvlText w:val="●"/>
      <w:lvlJc w:val="left"/>
      <w:pPr>
        <w:ind w:left="5521" w:hanging="360"/>
      </w:pPr>
      <w:rPr>
        <w:rFonts w:ascii="Noto Sans Symbols" w:eastAsia="Noto Sans Symbols" w:hAnsi="Noto Sans Symbols" w:cs="Noto Sans Symbols"/>
      </w:rPr>
    </w:lvl>
    <w:lvl w:ilvl="7">
      <w:start w:val="1"/>
      <w:numFmt w:val="bullet"/>
      <w:lvlText w:val="o"/>
      <w:lvlJc w:val="left"/>
      <w:pPr>
        <w:ind w:left="6241" w:hanging="360"/>
      </w:pPr>
      <w:rPr>
        <w:rFonts w:ascii="Courier New" w:eastAsia="Courier New" w:hAnsi="Courier New" w:cs="Courier New"/>
      </w:rPr>
    </w:lvl>
    <w:lvl w:ilvl="8">
      <w:start w:val="1"/>
      <w:numFmt w:val="bullet"/>
      <w:lvlText w:val="▪"/>
      <w:lvlJc w:val="left"/>
      <w:pPr>
        <w:ind w:left="6961" w:hanging="360"/>
      </w:pPr>
      <w:rPr>
        <w:rFonts w:ascii="Noto Sans Symbols" w:eastAsia="Noto Sans Symbols" w:hAnsi="Noto Sans Symbols" w:cs="Noto Sans Symbols"/>
      </w:rPr>
    </w:lvl>
  </w:abstractNum>
  <w:abstractNum w:abstractNumId="9" w15:restartNumberingAfterBreak="0">
    <w:nsid w:val="75686D69"/>
    <w:multiLevelType w:val="multilevel"/>
    <w:tmpl w:val="3028D9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A381433"/>
    <w:multiLevelType w:val="multilevel"/>
    <w:tmpl w:val="3BCE9D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7AD333C4"/>
    <w:multiLevelType w:val="multilevel"/>
    <w:tmpl w:val="22D494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6"/>
  </w:num>
  <w:num w:numId="3">
    <w:abstractNumId w:val="11"/>
  </w:num>
  <w:num w:numId="4">
    <w:abstractNumId w:val="7"/>
  </w:num>
  <w:num w:numId="5">
    <w:abstractNumId w:val="2"/>
  </w:num>
  <w:num w:numId="6">
    <w:abstractNumId w:val="0"/>
  </w:num>
  <w:num w:numId="7">
    <w:abstractNumId w:val="9"/>
  </w:num>
  <w:num w:numId="8">
    <w:abstractNumId w:val="4"/>
  </w:num>
  <w:num w:numId="9">
    <w:abstractNumId w:val="8"/>
  </w:num>
  <w:num w:numId="10">
    <w:abstractNumId w:val="3"/>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2BF"/>
    <w:rsid w:val="000F6FF2"/>
    <w:rsid w:val="002A4356"/>
    <w:rsid w:val="006502BF"/>
    <w:rsid w:val="00952DCB"/>
    <w:rsid w:val="00B41B05"/>
    <w:rsid w:val="00E23C48"/>
    <w:rsid w:val="00EB7D40"/>
    <w:rsid w:val="00F41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EB6D3D-778E-4CEF-800D-623ACC53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636" w:hanging="276"/>
      <w:outlineLvl w:val="0"/>
    </w:pPr>
    <w:rPr>
      <w:rFonts w:ascii="Calibri" w:eastAsia="Calibri" w:hAnsi="Calibri" w:cs="Calibri"/>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40"/>
      <w:outlineLvl w:val="2"/>
    </w:pPr>
    <w:rPr>
      <w:color w:val="243F61"/>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i/>
      <w:color w:val="36609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613" w:lineRule="auto"/>
      <w:ind w:left="360"/>
    </w:pPr>
    <w:rPr>
      <w:rFonts w:ascii="Calibri" w:eastAsia="Calibri" w:hAnsi="Calibri" w:cs="Calibri"/>
      <w:sz w:val="52"/>
      <w:szCs w:val="52"/>
    </w:rPr>
  </w:style>
  <w:style w:type="paragraph" w:styleId="BodyText">
    <w:name w:val="Body Text"/>
    <w:basedOn w:val="Normal"/>
    <w:uiPriority w:val="1"/>
    <w:qFormat/>
    <w:pPr>
      <w:spacing w:before="40"/>
      <w:ind w:left="481"/>
    </w:pPr>
  </w:style>
  <w:style w:type="paragraph" w:styleId="ListParagraph">
    <w:name w:val="List Paragraph"/>
    <w:basedOn w:val="Normal"/>
    <w:uiPriority w:val="1"/>
    <w:qFormat/>
    <w:pPr>
      <w:spacing w:before="40"/>
      <w:ind w:left="481" w:hanging="121"/>
    </w:pPr>
  </w:style>
  <w:style w:type="paragraph" w:customStyle="1" w:styleId="TableParagraph">
    <w:name w:val="Table Paragraph"/>
    <w:basedOn w:val="Normal"/>
    <w:uiPriority w:val="1"/>
    <w:qFormat/>
    <w:pPr>
      <w:ind w:left="488"/>
    </w:pPr>
  </w:style>
  <w:style w:type="character" w:customStyle="1" w:styleId="Heading4Char">
    <w:name w:val="Heading 4 Char"/>
    <w:basedOn w:val="DefaultParagraphFont"/>
    <w:link w:val="Heading4"/>
    <w:uiPriority w:val="9"/>
    <w:semiHidden/>
    <w:rsid w:val="00F5405B"/>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DD1AA6"/>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3F2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1448EC"/>
    <w:pPr>
      <w:widowControl/>
    </w:pPr>
    <w:rPr>
      <w:rFonts w:eastAsiaTheme="minorEastAsi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paragraph" w:styleId="BalloonText">
    <w:name w:val="Balloon Text"/>
    <w:basedOn w:val="Normal"/>
    <w:link w:val="BalloonTextChar"/>
    <w:uiPriority w:val="99"/>
    <w:semiHidden/>
    <w:unhideWhenUsed/>
    <w:rsid w:val="00B41B0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1B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i50Lq/Fzh4jQCjgacdt/VTJEvg==">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3375</Words>
  <Characters>19243</Characters>
  <Application>Microsoft Office Word</Application>
  <DocSecurity>0</DocSecurity>
  <Lines>160</Lines>
  <Paragraphs>45</Paragraphs>
  <ScaleCrop>false</ScaleCrop>
  <Company/>
  <LinksUpToDate>false</LinksUpToDate>
  <CharactersWithSpaces>22573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Mr. Md. Muhyminul</cp:lastModifiedBy>
  <cp:revision>10</cp:revision>
  <cp:lastPrinted>2025-12-06T07:31:00Z</cp:lastPrinted>
  <dcterms:created xsi:type="dcterms:W3CDTF">2025-08-24T17:43:00Z</dcterms:created>
  <dcterms:modified xsi:type="dcterms:W3CDTF">2025-12-06T07:31:00Z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2025-04-12T00:00:00Z</vt:filetime>
  </property>
  <property fmtid="{D5CDD505-2E9C-101B-9397-08002B2CF9AE}" pid="3" name="Creator">
    <vt:lpwstr>Microsoft® Word for Microsoft 365</vt:lpwstr>
  </property>
  <property fmtid="{D5CDD505-2E9C-101B-9397-08002B2CF9AE}" pid="4" name="LastSaved">
    <vt:filetime>2025-08-24T00:00:00Z</vt:filetime>
  </property>
  <property fmtid="{D5CDD505-2E9C-101B-9397-08002B2CF9AE}" pid="5" name="Producer">
    <vt:lpwstr>Microsoft® Word for Microsoft 365</vt:lpwstr>
  </property>
</Properties>
</file>