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tag w:val="goog_rdk_3"/>
        <w:id w:val="534193414"/>
      </w:sdtPr>
      <w:sdtEndPr/>
      <w:sdtContent>
        <w:p w14:paraId="66D8E6BC" w14:textId="77777777" w:rsidR="00CD2331" w:rsidRDefault="00C52417" w:rsidP="004A27D9">
          <w:pPr>
            <w:pStyle w:val="Title"/>
            <w:spacing w:line="276" w:lineRule="auto"/>
            <w:ind w:left="6"/>
          </w:pPr>
          <w:sdt>
            <w:sdtPr>
              <w:tag w:val="goog_rdk_1"/>
              <w:id w:val="-1942016310"/>
            </w:sdtPr>
            <w:sdtEndPr/>
            <w:sdtContent>
              <w:sdt>
                <w:sdtPr>
                  <w:tag w:val="goog_rdk_2"/>
                  <w:id w:val="-671824048"/>
                </w:sdtPr>
                <w:sdtEndPr/>
                <w:sdtContent>
                  <w:ins w:id="0" w:author="Tanni Islam" w:date="2025-09-08T06:29:00Z">
                    <w:r w:rsidRPr="004A27D9">
                      <w:rPr>
                        <w:rFonts w:ascii="Arial" w:eastAsia="Arial" w:hAnsi="Arial" w:cs="Arial"/>
                        <w:color w:val="000000"/>
                        <w:sz w:val="22"/>
                        <w:szCs w:val="22"/>
                      </w:rPr>
                      <w:t xml:space="preserve">    </w:t>
                    </w:r>
                  </w:ins>
                </w:sdtContent>
              </w:sdt>
            </w:sdtContent>
          </w:sdt>
          <w:r>
            <w:rPr>
              <w:color w:val="17365D"/>
            </w:rPr>
            <w:t>Mid Term Exam Solution (Spring-25)</w:t>
          </w:r>
        </w:p>
      </w:sdtContent>
    </w:sdt>
    <w:p w14:paraId="2A18A200" w14:textId="77777777" w:rsidR="00CD2331" w:rsidRDefault="00C52417">
      <w:pPr>
        <w:pStyle w:val="Title"/>
        <w:spacing w:line="276" w:lineRule="auto"/>
      </w:pPr>
      <w:r>
        <w:rPr>
          <w:color w:val="17365D"/>
        </w:rPr>
        <w:t>PMG 4101: Project Management</w:t>
      </w:r>
    </w:p>
    <w:p w14:paraId="0E0B9C77" w14:textId="77777777" w:rsidR="00CD2331" w:rsidRDefault="00C52417">
      <w:pPr>
        <w:pBdr>
          <w:top w:val="nil"/>
          <w:left w:val="nil"/>
          <w:bottom w:val="nil"/>
          <w:right w:val="nil"/>
          <w:between w:val="nil"/>
        </w:pBdr>
        <w:spacing w:before="8" w:line="276" w:lineRule="auto"/>
        <w:jc w:val="both"/>
        <w:rPr>
          <w:rFonts w:ascii="Calibri" w:eastAsia="Calibri" w:hAnsi="Calibri" w:cs="Calibri"/>
          <w:color w:val="000000"/>
          <w:sz w:val="4"/>
          <w:szCs w:val="4"/>
        </w:rPr>
      </w:pPr>
      <w:r>
        <w:rPr>
          <w:noProof/>
        </w:rPr>
        <mc:AlternateContent>
          <mc:Choice Requires="wpg">
            <w:drawing>
              <wp:anchor distT="0" distB="0" distL="0" distR="0" simplePos="0" relativeHeight="251658240" behindDoc="0" locked="0" layoutInCell="1" hidden="0" allowOverlap="1" wp14:anchorId="250A52DA" wp14:editId="1819333D">
                <wp:simplePos x="0" y="0"/>
                <wp:positionH relativeFrom="column">
                  <wp:posOffset>663054</wp:posOffset>
                </wp:positionH>
                <wp:positionV relativeFrom="paragraph">
                  <wp:posOffset>46769</wp:posOffset>
                </wp:positionV>
                <wp:extent cx="5533390" cy="22225"/>
                <wp:effectExtent l="0" t="0" r="0" b="0"/>
                <wp:wrapTopAndBottom distT="0" distB="0"/>
                <wp:docPr id="2" name="Freeform: Shape 2"/>
                <wp:cNvGraphicFramePr/>
                <a:graphic xmlns:a="http://schemas.openxmlformats.org/drawingml/2006/main">
                  <a:graphicData uri="http://schemas.microsoft.com/office/word/2010/wordprocessingShape">
                    <wps:wsp>
                      <wps:cNvSpPr/>
                      <wps:spPr>
                        <a:xfrm>
                          <a:off x="2584068" y="3773650"/>
                          <a:ext cx="5523865" cy="12700"/>
                        </a:xfrm>
                        <a:custGeom>
                          <a:avLst/>
                          <a:gdLst/>
                          <a:ahLst/>
                          <a:cxnLst/>
                          <a:rect l="l" t="t" r="r" b="b"/>
                          <a:pathLst>
                            <a:path w="5523865" h="12700" extrusionOk="0">
                              <a:moveTo>
                                <a:pt x="5523865" y="0"/>
                              </a:moveTo>
                              <a:lnTo>
                                <a:pt x="0" y="0"/>
                              </a:lnTo>
                              <a:lnTo>
                                <a:pt x="0" y="12191"/>
                              </a:lnTo>
                              <a:lnTo>
                                <a:pt x="5523865" y="12191"/>
                              </a:lnTo>
                              <a:lnTo>
                                <a:pt x="5523865" y="0"/>
                              </a:lnTo>
                              <a:close/>
                            </a:path>
                          </a:pathLst>
                        </a:custGeom>
                        <a:solidFill>
                          <a:srgbClr val="4F81BC"/>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663054</wp:posOffset>
                </wp:positionH>
                <wp:positionV relativeFrom="paragraph">
                  <wp:posOffset>46769</wp:posOffset>
                </wp:positionV>
                <wp:extent cx="5533390" cy="22225"/>
                <wp:effectExtent b="0" l="0" r="0" t="0"/>
                <wp:wrapTopAndBottom distB="0" distT="0"/>
                <wp:docPr id="2"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533390" cy="22225"/>
                        </a:xfrm>
                        <a:prstGeom prst="rect"/>
                        <a:ln/>
                      </pic:spPr>
                    </pic:pic>
                  </a:graphicData>
                </a:graphic>
              </wp:anchor>
            </w:drawing>
          </mc:Fallback>
        </mc:AlternateContent>
      </w:r>
    </w:p>
    <w:p w14:paraId="6E7E3920" w14:textId="77777777" w:rsidR="00CD2331" w:rsidRDefault="00CD2331">
      <w:pPr>
        <w:pBdr>
          <w:top w:val="nil"/>
          <w:left w:val="nil"/>
          <w:bottom w:val="nil"/>
          <w:right w:val="nil"/>
          <w:between w:val="nil"/>
        </w:pBdr>
        <w:spacing w:before="142" w:line="276" w:lineRule="auto"/>
        <w:jc w:val="both"/>
        <w:rPr>
          <w:rFonts w:ascii="Calibri" w:eastAsia="Calibri" w:hAnsi="Calibri" w:cs="Calibri"/>
          <w:color w:val="000000"/>
          <w:sz w:val="28"/>
          <w:szCs w:val="28"/>
        </w:rPr>
      </w:pPr>
    </w:p>
    <w:p w14:paraId="7B626DCB" w14:textId="77777777" w:rsidR="00CD2331" w:rsidRDefault="00C52417">
      <w:pPr>
        <w:pStyle w:val="Heading1"/>
        <w:numPr>
          <w:ilvl w:val="0"/>
          <w:numId w:val="9"/>
        </w:numPr>
        <w:tabs>
          <w:tab w:val="left" w:pos="636"/>
        </w:tabs>
        <w:spacing w:before="1" w:line="276" w:lineRule="auto"/>
        <w:ind w:left="636" w:hanging="276"/>
        <w:jc w:val="both"/>
        <w:rPr>
          <w:i/>
          <w:sz w:val="36"/>
          <w:szCs w:val="36"/>
          <w:u w:val="single"/>
        </w:rPr>
      </w:pPr>
      <w:r>
        <w:rPr>
          <w:i/>
          <w:color w:val="365F91"/>
          <w:sz w:val="36"/>
          <w:szCs w:val="36"/>
          <w:u w:val="single"/>
        </w:rPr>
        <w:t>Methodology Selection &amp; Justification:</w:t>
      </w:r>
    </w:p>
    <w:p w14:paraId="0A1AF79D" w14:textId="77777777" w:rsidR="00CD2331" w:rsidRDefault="00C52417">
      <w:pPr>
        <w:pBdr>
          <w:top w:val="nil"/>
          <w:left w:val="nil"/>
          <w:bottom w:val="nil"/>
          <w:right w:val="nil"/>
          <w:between w:val="nil"/>
        </w:pBdr>
        <w:spacing w:before="257" w:line="276" w:lineRule="auto"/>
        <w:ind w:left="481"/>
        <w:jc w:val="both"/>
        <w:rPr>
          <w:color w:val="000000"/>
        </w:rPr>
      </w:pPr>
      <w:r>
        <w:rPr>
          <w:b/>
          <w:i/>
          <w:color w:val="000000"/>
          <w:u w:val="single"/>
        </w:rPr>
        <w:t>Methodology Chosen:</w:t>
      </w:r>
      <w:r>
        <w:rPr>
          <w:color w:val="000000"/>
        </w:rPr>
        <w:t xml:space="preserve"> Agile Methodology</w:t>
      </w:r>
    </w:p>
    <w:p w14:paraId="479A070B" w14:textId="77777777" w:rsidR="00CD2331" w:rsidRDefault="00C52417">
      <w:pPr>
        <w:pBdr>
          <w:top w:val="nil"/>
          <w:left w:val="nil"/>
          <w:bottom w:val="nil"/>
          <w:right w:val="nil"/>
          <w:between w:val="nil"/>
        </w:pBdr>
        <w:spacing w:before="257" w:line="276" w:lineRule="auto"/>
        <w:ind w:left="481"/>
        <w:jc w:val="both"/>
        <w:rPr>
          <w:color w:val="000000"/>
        </w:rPr>
      </w:pPr>
      <w:r>
        <w:rPr>
          <w:color w:val="000000"/>
        </w:rPr>
        <w:t>Given the scenario, Agile is the most appropriate software engineering methodology for developing the software for the Electric Vehicle (EV) project. Below is the rationale for choosing this methodology:</w:t>
      </w:r>
    </w:p>
    <w:p w14:paraId="7B0D15FF" w14:textId="77777777" w:rsidR="00CD2331" w:rsidRDefault="00C52417">
      <w:pPr>
        <w:pBdr>
          <w:top w:val="nil"/>
          <w:left w:val="nil"/>
          <w:bottom w:val="nil"/>
          <w:right w:val="nil"/>
          <w:between w:val="nil"/>
        </w:pBdr>
        <w:spacing w:before="257" w:line="276" w:lineRule="auto"/>
        <w:ind w:left="481"/>
        <w:jc w:val="both"/>
        <w:rPr>
          <w:color w:val="000000"/>
        </w:rPr>
      </w:pPr>
      <w:r>
        <w:rPr>
          <w:i/>
          <w:color w:val="000000"/>
          <w:u w:val="single"/>
        </w:rPr>
        <w:t>Iterative Development</w:t>
      </w:r>
      <w:r>
        <w:rPr>
          <w:color w:val="000000"/>
        </w:rPr>
        <w:t>: The project is vast, and the scope could evolve with the introduction of new features. Agile allows for incremental development, where the team can build a module at a time and evaluate its functionality with the client, which suits the changing needs of</w:t>
      </w:r>
      <w:r>
        <w:rPr>
          <w:color w:val="000000"/>
        </w:rPr>
        <w:t xml:space="preserve"> the EV market. This allows for more flexibility and ensures continuous delivery of functional software.</w:t>
      </w:r>
    </w:p>
    <w:p w14:paraId="4011D225" w14:textId="77777777" w:rsidR="00CD2331" w:rsidRDefault="00C52417">
      <w:pPr>
        <w:pBdr>
          <w:top w:val="nil"/>
          <w:left w:val="nil"/>
          <w:bottom w:val="nil"/>
          <w:right w:val="nil"/>
          <w:between w:val="nil"/>
        </w:pBdr>
        <w:spacing w:before="257" w:line="276" w:lineRule="auto"/>
        <w:ind w:left="481"/>
        <w:jc w:val="both"/>
        <w:rPr>
          <w:color w:val="000000"/>
        </w:rPr>
      </w:pPr>
      <w:r>
        <w:rPr>
          <w:color w:val="000000"/>
          <w:u w:val="single"/>
        </w:rPr>
        <w:t>Client Involvement and Feedback:</w:t>
      </w:r>
      <w:r>
        <w:rPr>
          <w:color w:val="000000"/>
        </w:rPr>
        <w:t xml:space="preserve"> Since the client requires constant updates and the ability to add new features, Agile enables frequent meetings and fe</w:t>
      </w:r>
      <w:r>
        <w:rPr>
          <w:color w:val="000000"/>
        </w:rPr>
        <w:t>edback loops after each module is completed, ensuring that the software aligns with the client’s evolving requirements.</w:t>
      </w:r>
    </w:p>
    <w:p w14:paraId="06B7AEAF" w14:textId="77777777" w:rsidR="00CD2331" w:rsidRDefault="00C52417">
      <w:pPr>
        <w:pBdr>
          <w:top w:val="nil"/>
          <w:left w:val="nil"/>
          <w:bottom w:val="nil"/>
          <w:right w:val="nil"/>
          <w:between w:val="nil"/>
        </w:pBdr>
        <w:spacing w:before="257" w:line="276" w:lineRule="auto"/>
        <w:ind w:left="481"/>
        <w:jc w:val="both"/>
        <w:rPr>
          <w:color w:val="000000"/>
        </w:rPr>
      </w:pPr>
      <w:r>
        <w:rPr>
          <w:color w:val="000000"/>
          <w:u w:val="single"/>
        </w:rPr>
        <w:t>Risk Management:</w:t>
      </w:r>
      <w:r>
        <w:rPr>
          <w:color w:val="000000"/>
        </w:rPr>
        <w:t xml:space="preserve"> The project has various risks, including security concerns and future requirements for AI/ML systems. Agile allows the </w:t>
      </w:r>
      <w:r>
        <w:rPr>
          <w:color w:val="000000"/>
        </w:rPr>
        <w:t>team to respond quickly to new risks and adapt the system by re-prioritizing features in successive sprints.</w:t>
      </w:r>
    </w:p>
    <w:p w14:paraId="4FB52FDD" w14:textId="77777777" w:rsidR="00CD2331" w:rsidRDefault="00C52417">
      <w:pPr>
        <w:pBdr>
          <w:top w:val="nil"/>
          <w:left w:val="nil"/>
          <w:bottom w:val="nil"/>
          <w:right w:val="nil"/>
          <w:between w:val="nil"/>
        </w:pBdr>
        <w:spacing w:before="257" w:line="276" w:lineRule="auto"/>
        <w:ind w:left="481"/>
        <w:jc w:val="both"/>
        <w:rPr>
          <w:color w:val="000000"/>
        </w:rPr>
      </w:pPr>
      <w:r>
        <w:rPr>
          <w:color w:val="000000"/>
          <w:u w:val="single"/>
        </w:rPr>
        <w:t>Team Collaboration:</w:t>
      </w:r>
      <w:r>
        <w:rPr>
          <w:color w:val="000000"/>
        </w:rPr>
        <w:t xml:space="preserve"> With modules related to platform, EV software, security, and AI/ML systems, Agile fosters collaboration across diverse teams, s</w:t>
      </w:r>
      <w:r>
        <w:rPr>
          <w:color w:val="000000"/>
        </w:rPr>
        <w:t>uch as data science specialists and security experts, ensuring that all components are given proper attention.</w:t>
      </w:r>
    </w:p>
    <w:p w14:paraId="74FA0547" w14:textId="77777777" w:rsidR="00CD2331" w:rsidRDefault="00C52417">
      <w:pPr>
        <w:pBdr>
          <w:top w:val="nil"/>
          <w:left w:val="nil"/>
          <w:bottom w:val="nil"/>
          <w:right w:val="nil"/>
          <w:between w:val="nil"/>
        </w:pBdr>
        <w:spacing w:before="257" w:line="276" w:lineRule="auto"/>
        <w:ind w:left="481"/>
        <w:jc w:val="both"/>
        <w:rPr>
          <w:color w:val="000000"/>
        </w:rPr>
      </w:pPr>
      <w:r>
        <w:rPr>
          <w:color w:val="000000"/>
          <w:u w:val="single"/>
        </w:rPr>
        <w:t>Scalability:</w:t>
      </w:r>
      <w:r>
        <w:rPr>
          <w:color w:val="000000"/>
        </w:rPr>
        <w:t xml:space="preserve"> The software may need to scale in the future to include more vehicles beyond cars. Agile allows the team to gradually add new featur</w:t>
      </w:r>
      <w:r>
        <w:rPr>
          <w:color w:val="000000"/>
        </w:rPr>
        <w:t>es and accommodate these changes without disrupting the development of the core system.</w:t>
      </w:r>
    </w:p>
    <w:p w14:paraId="36A96663" w14:textId="77777777" w:rsidR="00CD2331" w:rsidRDefault="00C52417">
      <w:pPr>
        <w:pBdr>
          <w:top w:val="nil"/>
          <w:left w:val="nil"/>
          <w:bottom w:val="nil"/>
          <w:right w:val="nil"/>
          <w:between w:val="nil"/>
        </w:pBdr>
        <w:spacing w:before="257" w:line="276" w:lineRule="auto"/>
        <w:ind w:left="481"/>
        <w:jc w:val="both"/>
        <w:rPr>
          <w:b/>
          <w:color w:val="000000"/>
          <w:u w:val="single"/>
        </w:rPr>
      </w:pPr>
      <w:r>
        <w:rPr>
          <w:b/>
          <w:color w:val="000000"/>
          <w:u w:val="single"/>
        </w:rPr>
        <w:t>Rationale for Choosing Agile Over Waterfall:</w:t>
      </w:r>
    </w:p>
    <w:p w14:paraId="1BC9A588" w14:textId="77777777" w:rsidR="00CD2331" w:rsidRDefault="00C52417">
      <w:pPr>
        <w:pBdr>
          <w:top w:val="nil"/>
          <w:left w:val="nil"/>
          <w:bottom w:val="nil"/>
          <w:right w:val="nil"/>
          <w:between w:val="nil"/>
        </w:pBdr>
        <w:spacing w:before="257" w:line="276" w:lineRule="auto"/>
        <w:ind w:left="481"/>
        <w:jc w:val="both"/>
        <w:rPr>
          <w:color w:val="000000"/>
        </w:rPr>
      </w:pPr>
      <w:r>
        <w:rPr>
          <w:color w:val="000000"/>
        </w:rPr>
        <w:t>Waterfall methodology, while structured, is more rigid and doesn’t allow for changes once the requirements are defined. Giv</w:t>
      </w:r>
      <w:r>
        <w:rPr>
          <w:color w:val="000000"/>
        </w:rPr>
        <w:t xml:space="preserve">en the evolving nature of the project and the market’s dynamic features, </w:t>
      </w:r>
      <w:proofErr w:type="spellStart"/>
      <w:r>
        <w:rPr>
          <w:color w:val="000000"/>
        </w:rPr>
        <w:t>Agile's</w:t>
      </w:r>
      <w:proofErr w:type="spellEnd"/>
      <w:r>
        <w:rPr>
          <w:color w:val="000000"/>
        </w:rPr>
        <w:t xml:space="preserve"> flexibility makes it a better fit. However, in cases where the project is well-defined, the requirements are fixed, and the client is unlikely to request changes, Waterfall mi</w:t>
      </w:r>
      <w:r>
        <w:rPr>
          <w:color w:val="000000"/>
        </w:rPr>
        <w:t>ght be more suitable. For example, if the client had requested only the core features without any future expansion or updates, Waterfall could have been considered.</w:t>
      </w:r>
    </w:p>
    <w:p w14:paraId="21E00369" w14:textId="77777777" w:rsidR="00CD2331" w:rsidRDefault="00C52417">
      <w:pPr>
        <w:pBdr>
          <w:top w:val="nil"/>
          <w:left w:val="nil"/>
          <w:bottom w:val="nil"/>
          <w:right w:val="nil"/>
          <w:between w:val="nil"/>
        </w:pBdr>
        <w:spacing w:before="257" w:line="276" w:lineRule="auto"/>
        <w:ind w:left="481"/>
        <w:jc w:val="both"/>
        <w:rPr>
          <w:b/>
          <w:color w:val="000000"/>
          <w:u w:val="single"/>
        </w:rPr>
      </w:pPr>
      <w:r>
        <w:rPr>
          <w:b/>
          <w:color w:val="000000"/>
          <w:u w:val="single"/>
        </w:rPr>
        <w:t>When Waterfall Would Be More Appropriate:</w:t>
      </w:r>
    </w:p>
    <w:p w14:paraId="29EFA50B" w14:textId="77777777" w:rsidR="00CD2331" w:rsidRDefault="00C52417">
      <w:pPr>
        <w:pBdr>
          <w:top w:val="nil"/>
          <w:left w:val="nil"/>
          <w:bottom w:val="nil"/>
          <w:right w:val="nil"/>
          <w:between w:val="nil"/>
        </w:pBdr>
        <w:spacing w:before="257" w:line="276" w:lineRule="auto"/>
        <w:ind w:left="481"/>
        <w:jc w:val="both"/>
        <w:rPr>
          <w:color w:val="000000"/>
        </w:rPr>
      </w:pPr>
      <w:r>
        <w:rPr>
          <w:color w:val="000000"/>
        </w:rPr>
        <w:t>Waterfall would be more suitable for projects wit</w:t>
      </w:r>
      <w:r>
        <w:rPr>
          <w:color w:val="000000"/>
        </w:rPr>
        <w:t>h clearly defined requirements that are unlikely to change during the development process. Examples include:</w:t>
      </w:r>
    </w:p>
    <w:p w14:paraId="699B5EED" w14:textId="77777777" w:rsidR="00CD2331" w:rsidRDefault="00C52417">
      <w:pPr>
        <w:numPr>
          <w:ilvl w:val="0"/>
          <w:numId w:val="12"/>
        </w:numPr>
        <w:pBdr>
          <w:top w:val="nil"/>
          <w:left w:val="nil"/>
          <w:bottom w:val="nil"/>
          <w:right w:val="nil"/>
          <w:between w:val="nil"/>
        </w:pBdr>
        <w:spacing w:before="257" w:line="276" w:lineRule="auto"/>
        <w:jc w:val="both"/>
      </w:pPr>
      <w:r>
        <w:rPr>
          <w:color w:val="000000"/>
        </w:rPr>
        <w:lastRenderedPageBreak/>
        <w:t>Government Software Projects: When the project scope is predefined, with strict requirements and regulations that do not allow for flexibility.</w:t>
      </w:r>
    </w:p>
    <w:p w14:paraId="08959254" w14:textId="77777777" w:rsidR="00CD2331" w:rsidRDefault="00C52417">
      <w:pPr>
        <w:numPr>
          <w:ilvl w:val="0"/>
          <w:numId w:val="12"/>
        </w:numPr>
        <w:pBdr>
          <w:top w:val="nil"/>
          <w:left w:val="nil"/>
          <w:bottom w:val="nil"/>
          <w:right w:val="nil"/>
          <w:between w:val="nil"/>
        </w:pBdr>
        <w:spacing w:before="257" w:line="276" w:lineRule="auto"/>
        <w:jc w:val="both"/>
      </w:pPr>
      <w:r>
        <w:rPr>
          <w:color w:val="000000"/>
        </w:rPr>
        <w:t>Fix</w:t>
      </w:r>
      <w:r>
        <w:rPr>
          <w:color w:val="000000"/>
        </w:rPr>
        <w:t>ed-scope Systems: Projects that involve building a system with no expected changes in the future, like certain hardware integration systems or infrastructure projects.</w:t>
      </w:r>
    </w:p>
    <w:p w14:paraId="6D1B4707" w14:textId="77777777" w:rsidR="00CD2331" w:rsidRDefault="00C52417">
      <w:pPr>
        <w:pBdr>
          <w:top w:val="nil"/>
          <w:left w:val="nil"/>
          <w:bottom w:val="nil"/>
          <w:right w:val="nil"/>
          <w:between w:val="nil"/>
        </w:pBdr>
        <w:spacing w:before="257" w:line="276" w:lineRule="auto"/>
        <w:jc w:val="both"/>
        <w:rPr>
          <w:color w:val="000000"/>
        </w:rPr>
      </w:pPr>
      <w:r>
        <w:rPr>
          <w:color w:val="000000"/>
        </w:rPr>
        <w:t>In contrast to Agile, Waterfall’s linear and sequential structure would be better in these cases where changes and iterations are not expected.</w:t>
      </w:r>
    </w:p>
    <w:p w14:paraId="4A80BF51" w14:textId="77777777" w:rsidR="00CD2331" w:rsidRDefault="00CD2331">
      <w:pPr>
        <w:pBdr>
          <w:top w:val="nil"/>
          <w:left w:val="nil"/>
          <w:bottom w:val="nil"/>
          <w:right w:val="nil"/>
          <w:between w:val="nil"/>
        </w:pBdr>
        <w:spacing w:before="257" w:line="276" w:lineRule="auto"/>
        <w:jc w:val="both"/>
        <w:rPr>
          <w:color w:val="000000"/>
        </w:rPr>
      </w:pPr>
    </w:p>
    <w:p w14:paraId="4838764B" w14:textId="77777777" w:rsidR="00CD2331" w:rsidRDefault="00C52417">
      <w:pPr>
        <w:pStyle w:val="Heading1"/>
        <w:numPr>
          <w:ilvl w:val="0"/>
          <w:numId w:val="9"/>
        </w:numPr>
        <w:tabs>
          <w:tab w:val="left" w:pos="636"/>
        </w:tabs>
        <w:spacing w:line="276" w:lineRule="auto"/>
        <w:ind w:left="636" w:hanging="276"/>
        <w:jc w:val="both"/>
        <w:rPr>
          <w:i/>
          <w:sz w:val="36"/>
          <w:szCs w:val="36"/>
          <w:u w:val="single"/>
        </w:rPr>
      </w:pPr>
      <w:r>
        <w:rPr>
          <w:i/>
          <w:color w:val="365F91"/>
          <w:sz w:val="36"/>
          <w:szCs w:val="36"/>
          <w:u w:val="single"/>
        </w:rPr>
        <w:t>Vision and Scope Document:</w:t>
      </w:r>
    </w:p>
    <w:p w14:paraId="391EFC5B" w14:textId="77777777" w:rsidR="00CD2331" w:rsidRDefault="00CD2331">
      <w:pPr>
        <w:pBdr>
          <w:top w:val="nil"/>
          <w:left w:val="nil"/>
          <w:bottom w:val="nil"/>
          <w:right w:val="nil"/>
          <w:between w:val="nil"/>
        </w:pBdr>
        <w:spacing w:before="55" w:line="276" w:lineRule="auto"/>
        <w:jc w:val="both"/>
        <w:rPr>
          <w:color w:val="000000"/>
        </w:rPr>
      </w:pPr>
    </w:p>
    <w:p w14:paraId="74C3F21E" w14:textId="77777777" w:rsidR="00CD2331" w:rsidRDefault="00C52417">
      <w:pPr>
        <w:pBdr>
          <w:top w:val="nil"/>
          <w:left w:val="nil"/>
          <w:bottom w:val="nil"/>
          <w:right w:val="nil"/>
          <w:between w:val="nil"/>
        </w:pBdr>
        <w:spacing w:before="55" w:line="276" w:lineRule="auto"/>
        <w:ind w:left="360"/>
        <w:jc w:val="both"/>
        <w:rPr>
          <w:b/>
          <w:i/>
          <w:color w:val="000000"/>
        </w:rPr>
      </w:pPr>
      <w:r>
        <w:rPr>
          <w:b/>
          <w:i/>
          <w:color w:val="000000"/>
          <w:u w:val="single"/>
        </w:rPr>
        <w:t>Vision Document for Electric Car Brand Software:</w:t>
      </w:r>
    </w:p>
    <w:p w14:paraId="1C2C588B" w14:textId="77777777" w:rsidR="00CD2331" w:rsidRDefault="00C52417">
      <w:pPr>
        <w:pBdr>
          <w:top w:val="nil"/>
          <w:left w:val="nil"/>
          <w:bottom w:val="nil"/>
          <w:right w:val="nil"/>
          <w:between w:val="nil"/>
        </w:pBdr>
        <w:spacing w:before="55" w:line="276" w:lineRule="auto"/>
        <w:ind w:left="360"/>
        <w:jc w:val="both"/>
        <w:rPr>
          <w:color w:val="000000"/>
        </w:rPr>
      </w:pPr>
      <w:r>
        <w:rPr>
          <w:color w:val="000000"/>
        </w:rPr>
        <w:t xml:space="preserve">    1.1 Introduction:</w:t>
      </w:r>
    </w:p>
    <w:p w14:paraId="6C4D98D8" w14:textId="77777777" w:rsidR="00CD2331" w:rsidRDefault="00C52417">
      <w:pPr>
        <w:numPr>
          <w:ilvl w:val="0"/>
          <w:numId w:val="13"/>
        </w:numPr>
        <w:pBdr>
          <w:top w:val="nil"/>
          <w:left w:val="nil"/>
          <w:bottom w:val="nil"/>
          <w:right w:val="nil"/>
          <w:between w:val="nil"/>
        </w:pBdr>
        <w:spacing w:before="55" w:line="276" w:lineRule="auto"/>
        <w:jc w:val="both"/>
      </w:pPr>
      <w:r>
        <w:rPr>
          <w:color w:val="000000"/>
        </w:rPr>
        <w:t>Project Overview: The project involves the development of a comprehensive software system for a new Electric Vehicle (EV) brand. The software will showcase the cars, their features, allow for car sales, and incorporate functionalities such as locating near</w:t>
      </w:r>
      <w:r>
        <w:rPr>
          <w:color w:val="000000"/>
        </w:rPr>
        <w:t>by charging stations and recommending routes. Initially, AI-driven self-driving features are excluded due to budget and time constraints. However, the platform is designed to be modular, with the potential for future expansion.</w:t>
      </w:r>
    </w:p>
    <w:p w14:paraId="77ED9A31" w14:textId="77777777" w:rsidR="00CD2331" w:rsidRDefault="00C52417">
      <w:pPr>
        <w:numPr>
          <w:ilvl w:val="0"/>
          <w:numId w:val="13"/>
        </w:numPr>
        <w:pBdr>
          <w:top w:val="nil"/>
          <w:left w:val="nil"/>
          <w:bottom w:val="nil"/>
          <w:right w:val="nil"/>
          <w:between w:val="nil"/>
        </w:pBdr>
        <w:spacing w:before="55" w:line="276" w:lineRule="auto"/>
        <w:jc w:val="both"/>
      </w:pPr>
      <w:r>
        <w:rPr>
          <w:color w:val="000000"/>
        </w:rPr>
        <w:t>Purpose: The primary goal is</w:t>
      </w:r>
      <w:r>
        <w:rPr>
          <w:color w:val="000000"/>
        </w:rPr>
        <w:t xml:space="preserve"> to provide seamless experience for customers interested in purchasing and using electric vehicles. The platform should enhance the customer's journey, from exploring vehicle options to purchasing and utilizing charging stations. This solution will also co</w:t>
      </w:r>
      <w:r>
        <w:rPr>
          <w:color w:val="000000"/>
        </w:rPr>
        <w:t>llect customer feedback and data to allow the company to continually improve the software and stay competitive in the evolving EV market.</w:t>
      </w:r>
    </w:p>
    <w:p w14:paraId="7141303A" w14:textId="77777777" w:rsidR="00CD2331" w:rsidRDefault="00C52417">
      <w:pPr>
        <w:numPr>
          <w:ilvl w:val="0"/>
          <w:numId w:val="13"/>
        </w:numPr>
        <w:pBdr>
          <w:top w:val="nil"/>
          <w:left w:val="nil"/>
          <w:bottom w:val="nil"/>
          <w:right w:val="nil"/>
          <w:between w:val="nil"/>
        </w:pBdr>
        <w:spacing w:before="55" w:line="276" w:lineRule="auto"/>
        <w:jc w:val="both"/>
      </w:pPr>
      <w:r>
        <w:rPr>
          <w:color w:val="000000"/>
        </w:rPr>
        <w:t>Scope:</w:t>
      </w:r>
    </w:p>
    <w:p w14:paraId="6CE40699" w14:textId="77777777" w:rsidR="00CD2331" w:rsidRDefault="00C52417">
      <w:pPr>
        <w:numPr>
          <w:ilvl w:val="0"/>
          <w:numId w:val="14"/>
        </w:numPr>
        <w:pBdr>
          <w:top w:val="nil"/>
          <w:left w:val="nil"/>
          <w:bottom w:val="nil"/>
          <w:right w:val="nil"/>
          <w:between w:val="nil"/>
        </w:pBdr>
        <w:spacing w:before="55" w:line="276" w:lineRule="auto"/>
        <w:jc w:val="both"/>
      </w:pPr>
      <w:r>
        <w:rPr>
          <w:color w:val="000000"/>
        </w:rPr>
        <w:t xml:space="preserve">Features: The platform will initially include car showcasing, feature descriptions, car sales functionalities, </w:t>
      </w:r>
      <w:r>
        <w:rPr>
          <w:color w:val="000000"/>
        </w:rPr>
        <w:t>charging station pathfinding, and customer feedback collection.</w:t>
      </w:r>
    </w:p>
    <w:p w14:paraId="02DDFA38" w14:textId="77777777" w:rsidR="00CD2331" w:rsidRDefault="00C52417">
      <w:pPr>
        <w:numPr>
          <w:ilvl w:val="0"/>
          <w:numId w:val="14"/>
        </w:numPr>
        <w:pBdr>
          <w:top w:val="nil"/>
          <w:left w:val="nil"/>
          <w:bottom w:val="nil"/>
          <w:right w:val="nil"/>
          <w:between w:val="nil"/>
        </w:pBdr>
        <w:spacing w:before="55" w:line="276" w:lineRule="auto"/>
        <w:jc w:val="both"/>
      </w:pPr>
      <w:r>
        <w:rPr>
          <w:color w:val="000000"/>
        </w:rPr>
        <w:t>Target Audience: The primary users will be potential customers (EV buyers) and the business team managing car sales and customer feedback.</w:t>
      </w:r>
    </w:p>
    <w:p w14:paraId="18D4F9B5" w14:textId="77777777" w:rsidR="00CD2331" w:rsidRDefault="00CD2331">
      <w:pPr>
        <w:pBdr>
          <w:top w:val="nil"/>
          <w:left w:val="nil"/>
          <w:bottom w:val="nil"/>
          <w:right w:val="nil"/>
          <w:between w:val="nil"/>
        </w:pBdr>
        <w:spacing w:before="55" w:line="276" w:lineRule="auto"/>
        <w:ind w:left="360"/>
        <w:jc w:val="both"/>
        <w:rPr>
          <w:color w:val="000000"/>
        </w:rPr>
      </w:pPr>
    </w:p>
    <w:p w14:paraId="3D7C538C" w14:textId="77777777" w:rsidR="00CD2331" w:rsidRDefault="00C52417">
      <w:pPr>
        <w:pBdr>
          <w:top w:val="nil"/>
          <w:left w:val="nil"/>
          <w:bottom w:val="nil"/>
          <w:right w:val="nil"/>
          <w:between w:val="nil"/>
        </w:pBdr>
        <w:spacing w:before="55" w:line="276" w:lineRule="auto"/>
        <w:ind w:left="360"/>
        <w:jc w:val="both"/>
        <w:rPr>
          <w:color w:val="000000"/>
        </w:rPr>
      </w:pPr>
      <w:r>
        <w:rPr>
          <w:color w:val="000000"/>
        </w:rPr>
        <w:t xml:space="preserve">    1.2 Stakeholders:</w:t>
      </w:r>
    </w:p>
    <w:p w14:paraId="659DF494" w14:textId="77777777" w:rsidR="00CD2331" w:rsidRDefault="00C52417">
      <w:pPr>
        <w:numPr>
          <w:ilvl w:val="0"/>
          <w:numId w:val="15"/>
        </w:numPr>
        <w:pBdr>
          <w:top w:val="nil"/>
          <w:left w:val="nil"/>
          <w:bottom w:val="nil"/>
          <w:right w:val="nil"/>
          <w:between w:val="nil"/>
        </w:pBdr>
        <w:spacing w:before="55" w:line="276" w:lineRule="auto"/>
        <w:jc w:val="both"/>
      </w:pPr>
      <w:r>
        <w:rPr>
          <w:color w:val="000000"/>
        </w:rPr>
        <w:t>Primary Stakeholders:</w:t>
      </w:r>
    </w:p>
    <w:p w14:paraId="77BCBFFB" w14:textId="77777777" w:rsidR="00CD2331" w:rsidRDefault="00C52417">
      <w:pPr>
        <w:numPr>
          <w:ilvl w:val="0"/>
          <w:numId w:val="16"/>
        </w:numPr>
        <w:pBdr>
          <w:top w:val="nil"/>
          <w:left w:val="nil"/>
          <w:bottom w:val="nil"/>
          <w:right w:val="nil"/>
          <w:between w:val="nil"/>
        </w:pBdr>
        <w:spacing w:before="55" w:line="276" w:lineRule="auto"/>
        <w:jc w:val="both"/>
      </w:pPr>
      <w:r>
        <w:rPr>
          <w:color w:val="000000"/>
        </w:rPr>
        <w:t>Customers (EV Buyers): They will use the platform to explore car options, make purchases, and find charging stations.</w:t>
      </w:r>
    </w:p>
    <w:p w14:paraId="1F1E07CE" w14:textId="77777777" w:rsidR="00CD2331" w:rsidRDefault="00C52417">
      <w:pPr>
        <w:numPr>
          <w:ilvl w:val="0"/>
          <w:numId w:val="16"/>
        </w:numPr>
        <w:pBdr>
          <w:top w:val="nil"/>
          <w:left w:val="nil"/>
          <w:bottom w:val="nil"/>
          <w:right w:val="nil"/>
          <w:between w:val="nil"/>
        </w:pBdr>
        <w:spacing w:before="55" w:line="276" w:lineRule="auto"/>
        <w:jc w:val="both"/>
      </w:pPr>
      <w:r>
        <w:rPr>
          <w:color w:val="000000"/>
        </w:rPr>
        <w:t>Business Group (Client): They are responsible for providing the overall direction and requirements for the software, including sales proce</w:t>
      </w:r>
      <w:r>
        <w:rPr>
          <w:color w:val="000000"/>
        </w:rPr>
        <w:t>sses and customer data analysis.</w:t>
      </w:r>
    </w:p>
    <w:p w14:paraId="5E1E3AFB" w14:textId="77777777" w:rsidR="00CD2331" w:rsidRDefault="00C52417">
      <w:pPr>
        <w:numPr>
          <w:ilvl w:val="0"/>
          <w:numId w:val="15"/>
        </w:numPr>
        <w:pBdr>
          <w:top w:val="nil"/>
          <w:left w:val="nil"/>
          <w:bottom w:val="nil"/>
          <w:right w:val="nil"/>
          <w:between w:val="nil"/>
        </w:pBdr>
        <w:spacing w:before="55" w:line="276" w:lineRule="auto"/>
        <w:jc w:val="both"/>
      </w:pPr>
      <w:r>
        <w:rPr>
          <w:color w:val="000000"/>
        </w:rPr>
        <w:t>Secondary Stakeholders:</w:t>
      </w:r>
    </w:p>
    <w:p w14:paraId="48C9A485" w14:textId="77777777" w:rsidR="00CD2331" w:rsidRDefault="00C52417">
      <w:pPr>
        <w:numPr>
          <w:ilvl w:val="0"/>
          <w:numId w:val="17"/>
        </w:numPr>
        <w:pBdr>
          <w:top w:val="nil"/>
          <w:left w:val="nil"/>
          <w:bottom w:val="nil"/>
          <w:right w:val="nil"/>
          <w:between w:val="nil"/>
        </w:pBdr>
        <w:spacing w:before="55" w:line="276" w:lineRule="auto"/>
        <w:jc w:val="both"/>
      </w:pPr>
      <w:r>
        <w:rPr>
          <w:color w:val="000000"/>
        </w:rPr>
        <w:t>Development Team: This team will be responsible for creating the software platform, including the web application and AI integrations.</w:t>
      </w:r>
    </w:p>
    <w:p w14:paraId="7AB96D63" w14:textId="77777777" w:rsidR="00CD2331" w:rsidRDefault="00C52417">
      <w:pPr>
        <w:numPr>
          <w:ilvl w:val="0"/>
          <w:numId w:val="17"/>
        </w:numPr>
        <w:pBdr>
          <w:top w:val="nil"/>
          <w:left w:val="nil"/>
          <w:bottom w:val="nil"/>
          <w:right w:val="nil"/>
          <w:between w:val="nil"/>
        </w:pBdr>
        <w:spacing w:before="55" w:line="276" w:lineRule="auto"/>
        <w:jc w:val="both"/>
      </w:pPr>
      <w:r>
        <w:rPr>
          <w:color w:val="000000"/>
        </w:rPr>
        <w:t xml:space="preserve">AI/ML Specialists: To implement future AI-driven features, such </w:t>
      </w:r>
      <w:r>
        <w:rPr>
          <w:color w:val="000000"/>
        </w:rPr>
        <w:t>as self-driving cars and advanced recommendations based on user data.</w:t>
      </w:r>
    </w:p>
    <w:p w14:paraId="36A65E76" w14:textId="77777777" w:rsidR="00CD2331" w:rsidRDefault="00C52417">
      <w:pPr>
        <w:numPr>
          <w:ilvl w:val="0"/>
          <w:numId w:val="17"/>
        </w:numPr>
        <w:pBdr>
          <w:top w:val="nil"/>
          <w:left w:val="nil"/>
          <w:bottom w:val="nil"/>
          <w:right w:val="nil"/>
          <w:between w:val="nil"/>
        </w:pBdr>
        <w:spacing w:before="55" w:line="276" w:lineRule="auto"/>
        <w:jc w:val="both"/>
      </w:pPr>
      <w:r>
        <w:rPr>
          <w:color w:val="000000"/>
        </w:rPr>
        <w:t>Data Scientists: To create systems for collecting and analyzing customer feedback and vehicle usage statistics.</w:t>
      </w:r>
    </w:p>
    <w:p w14:paraId="27829322" w14:textId="77777777" w:rsidR="00CD2331" w:rsidRDefault="00CD2331">
      <w:pPr>
        <w:pBdr>
          <w:top w:val="nil"/>
          <w:left w:val="nil"/>
          <w:bottom w:val="nil"/>
          <w:right w:val="nil"/>
          <w:between w:val="nil"/>
        </w:pBdr>
        <w:spacing w:before="55" w:line="276" w:lineRule="auto"/>
        <w:ind w:left="360"/>
        <w:jc w:val="both"/>
        <w:rPr>
          <w:color w:val="000000"/>
        </w:rPr>
      </w:pPr>
    </w:p>
    <w:p w14:paraId="57535704" w14:textId="77777777" w:rsidR="00CD2331" w:rsidRDefault="00C52417">
      <w:pPr>
        <w:pBdr>
          <w:top w:val="nil"/>
          <w:left w:val="nil"/>
          <w:bottom w:val="nil"/>
          <w:right w:val="nil"/>
          <w:between w:val="nil"/>
        </w:pBdr>
        <w:spacing w:before="55" w:line="276" w:lineRule="auto"/>
        <w:ind w:left="360"/>
        <w:jc w:val="both"/>
        <w:rPr>
          <w:color w:val="000000"/>
        </w:rPr>
      </w:pPr>
      <w:r>
        <w:rPr>
          <w:color w:val="000000"/>
        </w:rPr>
        <w:lastRenderedPageBreak/>
        <w:t xml:space="preserve">    1.3 Objectives:</w:t>
      </w:r>
    </w:p>
    <w:p w14:paraId="333E2239" w14:textId="77777777" w:rsidR="00CD2331" w:rsidRDefault="00C52417">
      <w:pPr>
        <w:numPr>
          <w:ilvl w:val="0"/>
          <w:numId w:val="1"/>
        </w:numPr>
        <w:pBdr>
          <w:top w:val="nil"/>
          <w:left w:val="nil"/>
          <w:bottom w:val="nil"/>
          <w:right w:val="nil"/>
          <w:between w:val="nil"/>
        </w:pBdr>
        <w:spacing w:before="55" w:line="276" w:lineRule="auto"/>
        <w:jc w:val="both"/>
      </w:pPr>
      <w:r>
        <w:rPr>
          <w:color w:val="000000"/>
        </w:rPr>
        <w:t>Develop an intuitive, user-friendly platform to showcase EV models and their features.</w:t>
      </w:r>
    </w:p>
    <w:p w14:paraId="71B3C284" w14:textId="77777777" w:rsidR="00CD2331" w:rsidRDefault="00C52417">
      <w:pPr>
        <w:numPr>
          <w:ilvl w:val="0"/>
          <w:numId w:val="1"/>
        </w:numPr>
        <w:pBdr>
          <w:top w:val="nil"/>
          <w:left w:val="nil"/>
          <w:bottom w:val="nil"/>
          <w:right w:val="nil"/>
          <w:between w:val="nil"/>
        </w:pBdr>
        <w:spacing w:before="55" w:line="276" w:lineRule="auto"/>
        <w:jc w:val="both"/>
      </w:pPr>
      <w:r>
        <w:rPr>
          <w:color w:val="000000"/>
        </w:rPr>
        <w:t>Integrate real-time car sales and inventory management functionality.</w:t>
      </w:r>
    </w:p>
    <w:p w14:paraId="183A2BAE" w14:textId="77777777" w:rsidR="00CD2331" w:rsidRDefault="00C52417">
      <w:pPr>
        <w:numPr>
          <w:ilvl w:val="0"/>
          <w:numId w:val="1"/>
        </w:numPr>
        <w:pBdr>
          <w:top w:val="nil"/>
          <w:left w:val="nil"/>
          <w:bottom w:val="nil"/>
          <w:right w:val="nil"/>
          <w:between w:val="nil"/>
        </w:pBdr>
        <w:spacing w:before="55" w:line="276" w:lineRule="auto"/>
        <w:jc w:val="both"/>
      </w:pPr>
      <w:r>
        <w:rPr>
          <w:color w:val="000000"/>
        </w:rPr>
        <w:t>Include a system that helps customers find nearby charging stations and recommend routes based on l</w:t>
      </w:r>
      <w:r>
        <w:rPr>
          <w:color w:val="000000"/>
        </w:rPr>
        <w:t>ocation.</w:t>
      </w:r>
    </w:p>
    <w:p w14:paraId="0AAA7114" w14:textId="77777777" w:rsidR="00CD2331" w:rsidRDefault="00C52417">
      <w:pPr>
        <w:numPr>
          <w:ilvl w:val="0"/>
          <w:numId w:val="1"/>
        </w:numPr>
        <w:pBdr>
          <w:top w:val="nil"/>
          <w:left w:val="nil"/>
          <w:bottom w:val="nil"/>
          <w:right w:val="nil"/>
          <w:between w:val="nil"/>
        </w:pBdr>
        <w:spacing w:before="55" w:line="276" w:lineRule="auto"/>
        <w:jc w:val="both"/>
      </w:pPr>
      <w:r>
        <w:rPr>
          <w:color w:val="000000"/>
        </w:rPr>
        <w:t>Ensure the platform can be scaled to include other vehicle types and additional features in the future.</w:t>
      </w:r>
    </w:p>
    <w:p w14:paraId="47C0CEF4" w14:textId="77777777" w:rsidR="00CD2331" w:rsidRDefault="00C52417">
      <w:pPr>
        <w:numPr>
          <w:ilvl w:val="0"/>
          <w:numId w:val="1"/>
        </w:numPr>
        <w:pBdr>
          <w:top w:val="nil"/>
          <w:left w:val="nil"/>
          <w:bottom w:val="nil"/>
          <w:right w:val="nil"/>
          <w:between w:val="nil"/>
        </w:pBdr>
        <w:spacing w:before="55" w:line="276" w:lineRule="auto"/>
        <w:jc w:val="both"/>
      </w:pPr>
      <w:r>
        <w:rPr>
          <w:color w:val="000000"/>
        </w:rPr>
        <w:t>Build a system that collects customer feedback to identify key features for future development.</w:t>
      </w:r>
    </w:p>
    <w:p w14:paraId="4AD03371" w14:textId="77777777" w:rsidR="00CD2331" w:rsidRDefault="00C52417">
      <w:pPr>
        <w:numPr>
          <w:ilvl w:val="0"/>
          <w:numId w:val="1"/>
        </w:numPr>
        <w:pBdr>
          <w:top w:val="nil"/>
          <w:left w:val="nil"/>
          <w:bottom w:val="nil"/>
          <w:right w:val="nil"/>
          <w:between w:val="nil"/>
        </w:pBdr>
        <w:spacing w:before="55" w:line="276" w:lineRule="auto"/>
        <w:jc w:val="both"/>
      </w:pPr>
      <w:r>
        <w:rPr>
          <w:color w:val="000000"/>
        </w:rPr>
        <w:t>Implement AI-driven features in future releases</w:t>
      </w:r>
      <w:r>
        <w:rPr>
          <w:color w:val="000000"/>
        </w:rPr>
        <w:t xml:space="preserve"> as the project expands.</w:t>
      </w:r>
    </w:p>
    <w:p w14:paraId="305256DC" w14:textId="77777777" w:rsidR="00CD2331" w:rsidRDefault="00CD2331">
      <w:pPr>
        <w:pBdr>
          <w:top w:val="nil"/>
          <w:left w:val="nil"/>
          <w:bottom w:val="nil"/>
          <w:right w:val="nil"/>
          <w:between w:val="nil"/>
        </w:pBdr>
        <w:spacing w:before="55" w:line="276" w:lineRule="auto"/>
        <w:ind w:left="360"/>
        <w:jc w:val="both"/>
        <w:rPr>
          <w:color w:val="000000"/>
        </w:rPr>
      </w:pPr>
    </w:p>
    <w:p w14:paraId="61DB0379" w14:textId="77777777" w:rsidR="00CD2331" w:rsidRDefault="00C52417">
      <w:pPr>
        <w:pBdr>
          <w:top w:val="nil"/>
          <w:left w:val="nil"/>
          <w:bottom w:val="nil"/>
          <w:right w:val="nil"/>
          <w:between w:val="nil"/>
        </w:pBdr>
        <w:spacing w:before="55" w:line="276" w:lineRule="auto"/>
        <w:ind w:left="360"/>
        <w:jc w:val="both"/>
        <w:rPr>
          <w:color w:val="000000"/>
        </w:rPr>
      </w:pPr>
      <w:r>
        <w:rPr>
          <w:color w:val="000000"/>
        </w:rPr>
        <w:t xml:space="preserve">    1.4 Constraints:</w:t>
      </w:r>
    </w:p>
    <w:p w14:paraId="2A2112B9" w14:textId="77777777" w:rsidR="00CD2331" w:rsidRDefault="00C52417">
      <w:pPr>
        <w:numPr>
          <w:ilvl w:val="0"/>
          <w:numId w:val="15"/>
        </w:numPr>
        <w:pBdr>
          <w:top w:val="nil"/>
          <w:left w:val="nil"/>
          <w:bottom w:val="nil"/>
          <w:right w:val="nil"/>
          <w:between w:val="nil"/>
        </w:pBdr>
        <w:spacing w:before="55" w:line="276" w:lineRule="auto"/>
        <w:jc w:val="both"/>
      </w:pPr>
      <w:r>
        <w:rPr>
          <w:color w:val="000000"/>
        </w:rPr>
        <w:t>Time Constraint: The initial platform is expected to be delivered within 4 months for a pilot program, with a full product expected in 12 months.</w:t>
      </w:r>
    </w:p>
    <w:p w14:paraId="51D80DE9" w14:textId="77777777" w:rsidR="00CD2331" w:rsidRDefault="00C52417">
      <w:pPr>
        <w:numPr>
          <w:ilvl w:val="0"/>
          <w:numId w:val="15"/>
        </w:numPr>
        <w:pBdr>
          <w:top w:val="nil"/>
          <w:left w:val="nil"/>
          <w:bottom w:val="nil"/>
          <w:right w:val="nil"/>
          <w:between w:val="nil"/>
        </w:pBdr>
        <w:spacing w:before="55" w:line="276" w:lineRule="auto"/>
        <w:jc w:val="both"/>
      </w:pPr>
      <w:r>
        <w:rPr>
          <w:color w:val="000000"/>
        </w:rPr>
        <w:t>Budget Constraint: Due to budget limitations, certain advanced features, such as AI for self-driving cars, have been excluded from the first version of the platform.</w:t>
      </w:r>
    </w:p>
    <w:p w14:paraId="689A8127" w14:textId="77777777" w:rsidR="00CD2331" w:rsidRDefault="00C52417">
      <w:pPr>
        <w:numPr>
          <w:ilvl w:val="0"/>
          <w:numId w:val="15"/>
        </w:numPr>
        <w:pBdr>
          <w:top w:val="nil"/>
          <w:left w:val="nil"/>
          <w:bottom w:val="nil"/>
          <w:right w:val="nil"/>
          <w:between w:val="nil"/>
        </w:pBdr>
        <w:spacing w:before="55" w:line="276" w:lineRule="auto"/>
        <w:jc w:val="both"/>
      </w:pPr>
      <w:r>
        <w:rPr>
          <w:color w:val="000000"/>
        </w:rPr>
        <w:t>Technological Constraints: Integrating AI systems for features like self-driving cars will</w:t>
      </w:r>
      <w:r>
        <w:rPr>
          <w:color w:val="000000"/>
        </w:rPr>
        <w:t xml:space="preserve"> require more development time and resources in future phases.</w:t>
      </w:r>
    </w:p>
    <w:p w14:paraId="0A59A963" w14:textId="77777777" w:rsidR="00CD2331" w:rsidRDefault="00CD2331">
      <w:pPr>
        <w:pBdr>
          <w:top w:val="nil"/>
          <w:left w:val="nil"/>
          <w:bottom w:val="nil"/>
          <w:right w:val="nil"/>
          <w:between w:val="nil"/>
        </w:pBdr>
        <w:spacing w:before="55" w:line="276" w:lineRule="auto"/>
        <w:ind w:left="360"/>
        <w:jc w:val="both"/>
        <w:rPr>
          <w:color w:val="000000"/>
        </w:rPr>
      </w:pPr>
    </w:p>
    <w:p w14:paraId="2CC3E3E1" w14:textId="77777777" w:rsidR="00CD2331" w:rsidRDefault="00C52417">
      <w:pPr>
        <w:pBdr>
          <w:top w:val="nil"/>
          <w:left w:val="nil"/>
          <w:bottom w:val="nil"/>
          <w:right w:val="nil"/>
          <w:between w:val="nil"/>
        </w:pBdr>
        <w:spacing w:before="55" w:line="276" w:lineRule="auto"/>
        <w:ind w:left="360"/>
        <w:jc w:val="both"/>
        <w:rPr>
          <w:color w:val="000000"/>
        </w:rPr>
      </w:pPr>
      <w:r>
        <w:rPr>
          <w:color w:val="000000"/>
        </w:rPr>
        <w:t xml:space="preserve">    1.5 Assumptions:</w:t>
      </w:r>
    </w:p>
    <w:p w14:paraId="7209E8F4" w14:textId="77777777" w:rsidR="00CD2331" w:rsidRDefault="00C52417">
      <w:pPr>
        <w:numPr>
          <w:ilvl w:val="0"/>
          <w:numId w:val="2"/>
        </w:numPr>
        <w:pBdr>
          <w:top w:val="nil"/>
          <w:left w:val="nil"/>
          <w:bottom w:val="nil"/>
          <w:right w:val="nil"/>
          <w:between w:val="nil"/>
        </w:pBdr>
        <w:spacing w:before="55" w:line="276" w:lineRule="auto"/>
        <w:jc w:val="both"/>
      </w:pPr>
      <w:r>
        <w:rPr>
          <w:color w:val="000000"/>
        </w:rPr>
        <w:t>Availability of Resources: The client will provide the necessary resources, including subject matter experts (SMEs), AI engineers, and data scientists when needed.</w:t>
      </w:r>
    </w:p>
    <w:p w14:paraId="013ADE04" w14:textId="77777777" w:rsidR="00CD2331" w:rsidRDefault="00C52417">
      <w:pPr>
        <w:numPr>
          <w:ilvl w:val="0"/>
          <w:numId w:val="2"/>
        </w:numPr>
        <w:pBdr>
          <w:top w:val="nil"/>
          <w:left w:val="nil"/>
          <w:bottom w:val="nil"/>
          <w:right w:val="nil"/>
          <w:between w:val="nil"/>
        </w:pBdr>
        <w:spacing w:before="55" w:line="276" w:lineRule="auto"/>
        <w:jc w:val="both"/>
      </w:pPr>
      <w:r>
        <w:rPr>
          <w:color w:val="000000"/>
        </w:rPr>
        <w:t>Platfor</w:t>
      </w:r>
      <w:r>
        <w:rPr>
          <w:color w:val="000000"/>
        </w:rPr>
        <w:t>m Scalability: The platform will be designed to handle increased user demand, especially as the project evolves to incorporate other vehicles beyond cars.</w:t>
      </w:r>
    </w:p>
    <w:p w14:paraId="4A63FF37" w14:textId="77777777" w:rsidR="00CD2331" w:rsidRDefault="00CD2331">
      <w:pPr>
        <w:pBdr>
          <w:top w:val="nil"/>
          <w:left w:val="nil"/>
          <w:bottom w:val="nil"/>
          <w:right w:val="nil"/>
          <w:between w:val="nil"/>
        </w:pBdr>
        <w:spacing w:before="55" w:line="276" w:lineRule="auto"/>
        <w:ind w:left="360"/>
        <w:jc w:val="both"/>
        <w:rPr>
          <w:color w:val="000000"/>
        </w:rPr>
      </w:pPr>
    </w:p>
    <w:p w14:paraId="7942D0EC" w14:textId="77777777" w:rsidR="00CD2331" w:rsidRDefault="00C52417">
      <w:pPr>
        <w:pBdr>
          <w:top w:val="nil"/>
          <w:left w:val="nil"/>
          <w:bottom w:val="nil"/>
          <w:right w:val="nil"/>
          <w:between w:val="nil"/>
        </w:pBdr>
        <w:spacing w:before="55" w:line="276" w:lineRule="auto"/>
        <w:ind w:left="360"/>
        <w:jc w:val="both"/>
        <w:rPr>
          <w:color w:val="000000"/>
        </w:rPr>
      </w:pPr>
      <w:r>
        <w:rPr>
          <w:color w:val="000000"/>
        </w:rPr>
        <w:t xml:space="preserve">    1.6 Deliverables:</w:t>
      </w:r>
    </w:p>
    <w:p w14:paraId="1355E147" w14:textId="77777777" w:rsidR="00CD2331" w:rsidRDefault="00C52417">
      <w:pPr>
        <w:numPr>
          <w:ilvl w:val="0"/>
          <w:numId w:val="3"/>
        </w:numPr>
        <w:pBdr>
          <w:top w:val="nil"/>
          <w:left w:val="nil"/>
          <w:bottom w:val="nil"/>
          <w:right w:val="nil"/>
          <w:between w:val="nil"/>
        </w:pBdr>
        <w:spacing w:before="55" w:line="276" w:lineRule="auto"/>
        <w:jc w:val="both"/>
      </w:pPr>
      <w:r>
        <w:rPr>
          <w:color w:val="000000"/>
        </w:rPr>
        <w:t>Initial Deliverables:</w:t>
      </w:r>
    </w:p>
    <w:p w14:paraId="60B017DD" w14:textId="77777777" w:rsidR="00CD2331" w:rsidRDefault="00C52417">
      <w:pPr>
        <w:numPr>
          <w:ilvl w:val="0"/>
          <w:numId w:val="4"/>
        </w:numPr>
        <w:pBdr>
          <w:top w:val="nil"/>
          <w:left w:val="nil"/>
          <w:bottom w:val="nil"/>
          <w:right w:val="nil"/>
          <w:between w:val="nil"/>
        </w:pBdr>
        <w:spacing w:before="55" w:line="276" w:lineRule="auto"/>
        <w:jc w:val="both"/>
      </w:pPr>
      <w:r>
        <w:rPr>
          <w:color w:val="000000"/>
        </w:rPr>
        <w:t>A working platform showcasing the vehicles, their features, and sales functionalities.</w:t>
      </w:r>
    </w:p>
    <w:p w14:paraId="5E906687" w14:textId="77777777" w:rsidR="00CD2331" w:rsidRDefault="00C52417">
      <w:pPr>
        <w:numPr>
          <w:ilvl w:val="0"/>
          <w:numId w:val="4"/>
        </w:numPr>
        <w:pBdr>
          <w:top w:val="nil"/>
          <w:left w:val="nil"/>
          <w:bottom w:val="nil"/>
          <w:right w:val="nil"/>
          <w:between w:val="nil"/>
        </w:pBdr>
        <w:spacing w:before="55" w:line="276" w:lineRule="auto"/>
        <w:jc w:val="both"/>
      </w:pPr>
      <w:r>
        <w:rPr>
          <w:color w:val="000000"/>
        </w:rPr>
        <w:t>A system to find charging stations and recommend routes for users.</w:t>
      </w:r>
    </w:p>
    <w:p w14:paraId="64BA42CD" w14:textId="77777777" w:rsidR="00CD2331" w:rsidRDefault="00C52417">
      <w:pPr>
        <w:numPr>
          <w:ilvl w:val="0"/>
          <w:numId w:val="4"/>
        </w:numPr>
        <w:pBdr>
          <w:top w:val="nil"/>
          <w:left w:val="nil"/>
          <w:bottom w:val="nil"/>
          <w:right w:val="nil"/>
          <w:between w:val="nil"/>
        </w:pBdr>
        <w:spacing w:before="55" w:line="276" w:lineRule="auto"/>
        <w:jc w:val="both"/>
      </w:pPr>
      <w:r>
        <w:rPr>
          <w:color w:val="000000"/>
        </w:rPr>
        <w:t>A customer feedback system to collect data for future improvements.</w:t>
      </w:r>
    </w:p>
    <w:p w14:paraId="58A192AE" w14:textId="77777777" w:rsidR="00CD2331" w:rsidRDefault="00C52417">
      <w:pPr>
        <w:numPr>
          <w:ilvl w:val="0"/>
          <w:numId w:val="3"/>
        </w:numPr>
        <w:pBdr>
          <w:top w:val="nil"/>
          <w:left w:val="nil"/>
          <w:bottom w:val="nil"/>
          <w:right w:val="nil"/>
          <w:between w:val="nil"/>
        </w:pBdr>
        <w:spacing w:before="55" w:line="276" w:lineRule="auto"/>
        <w:jc w:val="both"/>
      </w:pPr>
      <w:r>
        <w:rPr>
          <w:color w:val="000000"/>
        </w:rPr>
        <w:t>Final Deliverables:</w:t>
      </w:r>
    </w:p>
    <w:p w14:paraId="4984FFBE" w14:textId="77777777" w:rsidR="00CD2331" w:rsidRDefault="00C52417">
      <w:pPr>
        <w:numPr>
          <w:ilvl w:val="0"/>
          <w:numId w:val="5"/>
        </w:numPr>
        <w:pBdr>
          <w:top w:val="nil"/>
          <w:left w:val="nil"/>
          <w:bottom w:val="nil"/>
          <w:right w:val="nil"/>
          <w:between w:val="nil"/>
        </w:pBdr>
        <w:spacing w:before="55" w:line="276" w:lineRule="auto"/>
        <w:jc w:val="both"/>
      </w:pPr>
      <w:r>
        <w:rPr>
          <w:color w:val="000000"/>
        </w:rPr>
        <w:t>A fully integr</w:t>
      </w:r>
      <w:r>
        <w:rPr>
          <w:color w:val="000000"/>
        </w:rPr>
        <w:t>ated platform that includes other vehicle types.</w:t>
      </w:r>
    </w:p>
    <w:p w14:paraId="0E53F065" w14:textId="77777777" w:rsidR="00CD2331" w:rsidRDefault="00C52417">
      <w:pPr>
        <w:numPr>
          <w:ilvl w:val="0"/>
          <w:numId w:val="5"/>
        </w:numPr>
        <w:pBdr>
          <w:top w:val="nil"/>
          <w:left w:val="nil"/>
          <w:bottom w:val="nil"/>
          <w:right w:val="nil"/>
          <w:between w:val="nil"/>
        </w:pBdr>
        <w:spacing w:before="55" w:line="276" w:lineRule="auto"/>
        <w:jc w:val="both"/>
      </w:pPr>
      <w:r>
        <w:rPr>
          <w:color w:val="000000"/>
        </w:rPr>
        <w:t xml:space="preserve">  Advanced AI-driven features, such as self-driving assistance, once future resources allow.</w:t>
      </w:r>
    </w:p>
    <w:p w14:paraId="453A1A66" w14:textId="77777777" w:rsidR="00CD2331" w:rsidRDefault="00C52417">
      <w:pPr>
        <w:pBdr>
          <w:top w:val="nil"/>
          <w:left w:val="nil"/>
          <w:bottom w:val="nil"/>
          <w:right w:val="nil"/>
          <w:between w:val="nil"/>
        </w:pBdr>
        <w:spacing w:before="55" w:line="276" w:lineRule="auto"/>
        <w:ind w:left="360"/>
        <w:jc w:val="both"/>
        <w:rPr>
          <w:b/>
          <w:i/>
          <w:color w:val="000000"/>
          <w:u w:val="single"/>
        </w:rPr>
      </w:pPr>
      <w:r>
        <w:rPr>
          <w:b/>
          <w:i/>
          <w:color w:val="000000"/>
          <w:u w:val="single"/>
        </w:rPr>
        <w:t>Scope Document Outline:</w:t>
      </w:r>
    </w:p>
    <w:p w14:paraId="61138E60" w14:textId="77777777" w:rsidR="00CD2331" w:rsidRDefault="00C52417">
      <w:pPr>
        <w:pBdr>
          <w:top w:val="nil"/>
          <w:left w:val="nil"/>
          <w:bottom w:val="nil"/>
          <w:right w:val="nil"/>
          <w:between w:val="nil"/>
        </w:pBdr>
        <w:spacing w:before="55" w:line="276" w:lineRule="auto"/>
        <w:ind w:left="360"/>
        <w:jc w:val="both"/>
        <w:rPr>
          <w:color w:val="000000"/>
        </w:rPr>
      </w:pPr>
      <w:r>
        <w:rPr>
          <w:color w:val="000000"/>
        </w:rPr>
        <w:t xml:space="preserve">    2.1 Project Scope Statement:</w:t>
      </w:r>
    </w:p>
    <w:p w14:paraId="4649D21D" w14:textId="77777777" w:rsidR="00CD2331" w:rsidRDefault="00C52417">
      <w:pPr>
        <w:numPr>
          <w:ilvl w:val="0"/>
          <w:numId w:val="3"/>
        </w:numPr>
        <w:pBdr>
          <w:top w:val="nil"/>
          <w:left w:val="nil"/>
          <w:bottom w:val="nil"/>
          <w:right w:val="nil"/>
          <w:between w:val="nil"/>
        </w:pBdr>
        <w:spacing w:before="55" w:line="276" w:lineRule="auto"/>
        <w:jc w:val="both"/>
      </w:pPr>
      <w:r>
        <w:rPr>
          <w:color w:val="000000"/>
        </w:rPr>
        <w:t>In-Scope:</w:t>
      </w:r>
    </w:p>
    <w:p w14:paraId="190E8931" w14:textId="77777777" w:rsidR="00CD2331" w:rsidRDefault="00C52417">
      <w:pPr>
        <w:numPr>
          <w:ilvl w:val="0"/>
          <w:numId w:val="6"/>
        </w:numPr>
        <w:pBdr>
          <w:top w:val="nil"/>
          <w:left w:val="nil"/>
          <w:bottom w:val="nil"/>
          <w:right w:val="nil"/>
          <w:between w:val="nil"/>
        </w:pBdr>
        <w:spacing w:before="55" w:line="276" w:lineRule="auto"/>
        <w:jc w:val="both"/>
      </w:pPr>
      <w:r>
        <w:rPr>
          <w:color w:val="000000"/>
        </w:rPr>
        <w:t>**Car Showcase and Sales Functionality**: The platform will allow users to view vehicle models, their features, and purchase options.</w:t>
      </w:r>
    </w:p>
    <w:p w14:paraId="5DB1CA6E" w14:textId="77777777" w:rsidR="00CD2331" w:rsidRDefault="00C52417">
      <w:pPr>
        <w:numPr>
          <w:ilvl w:val="0"/>
          <w:numId w:val="6"/>
        </w:numPr>
        <w:pBdr>
          <w:top w:val="nil"/>
          <w:left w:val="nil"/>
          <w:bottom w:val="nil"/>
          <w:right w:val="nil"/>
          <w:between w:val="nil"/>
        </w:pBdr>
        <w:spacing w:before="55" w:line="276" w:lineRule="auto"/>
        <w:jc w:val="both"/>
      </w:pPr>
      <w:r>
        <w:rPr>
          <w:color w:val="000000"/>
        </w:rPr>
        <w:t>**Charging Station Finder**: The software will provide a feature that shows nearby charging stations and suggests the best</w:t>
      </w:r>
      <w:r>
        <w:rPr>
          <w:color w:val="000000"/>
        </w:rPr>
        <w:t xml:space="preserve"> route for reaching them</w:t>
      </w:r>
    </w:p>
    <w:p w14:paraId="08AFCF8E" w14:textId="77777777" w:rsidR="00CD2331" w:rsidRDefault="00C52417">
      <w:pPr>
        <w:numPr>
          <w:ilvl w:val="0"/>
          <w:numId w:val="6"/>
        </w:numPr>
        <w:pBdr>
          <w:top w:val="nil"/>
          <w:left w:val="nil"/>
          <w:bottom w:val="nil"/>
          <w:right w:val="nil"/>
          <w:between w:val="nil"/>
        </w:pBdr>
        <w:spacing w:before="55" w:line="276" w:lineRule="auto"/>
        <w:jc w:val="both"/>
      </w:pPr>
      <w:r>
        <w:rPr>
          <w:color w:val="000000"/>
        </w:rPr>
        <w:t>**Customer Feedback System**: A customer feedback mechanism should be in place to collect data on user satisfaction, desired features, and issues with the platform.</w:t>
      </w:r>
    </w:p>
    <w:p w14:paraId="5BBA3C26" w14:textId="77777777" w:rsidR="00CD2331" w:rsidRDefault="00C52417">
      <w:pPr>
        <w:numPr>
          <w:ilvl w:val="0"/>
          <w:numId w:val="6"/>
        </w:numPr>
        <w:pBdr>
          <w:top w:val="nil"/>
          <w:left w:val="nil"/>
          <w:bottom w:val="nil"/>
          <w:right w:val="nil"/>
          <w:between w:val="nil"/>
        </w:pBdr>
        <w:spacing w:before="55" w:line="276" w:lineRule="auto"/>
        <w:jc w:val="both"/>
      </w:pPr>
      <w:r>
        <w:rPr>
          <w:color w:val="000000"/>
        </w:rPr>
        <w:lastRenderedPageBreak/>
        <w:t xml:space="preserve">**Modular Structure**: The system will be designed to accommodate </w:t>
      </w:r>
      <w:r>
        <w:rPr>
          <w:color w:val="000000"/>
        </w:rPr>
        <w:t>additional vehicles and features in future updates.</w:t>
      </w:r>
    </w:p>
    <w:p w14:paraId="12A2552D" w14:textId="77777777" w:rsidR="00CD2331" w:rsidRDefault="00C52417">
      <w:pPr>
        <w:numPr>
          <w:ilvl w:val="0"/>
          <w:numId w:val="3"/>
        </w:numPr>
        <w:pBdr>
          <w:top w:val="nil"/>
          <w:left w:val="nil"/>
          <w:bottom w:val="nil"/>
          <w:right w:val="nil"/>
          <w:between w:val="nil"/>
        </w:pBdr>
        <w:spacing w:before="55" w:line="276" w:lineRule="auto"/>
        <w:jc w:val="both"/>
      </w:pPr>
      <w:r>
        <w:rPr>
          <w:color w:val="000000"/>
        </w:rPr>
        <w:t>Out-of-Scope:</w:t>
      </w:r>
    </w:p>
    <w:p w14:paraId="78AA4AE1" w14:textId="77777777" w:rsidR="00CD2331" w:rsidRDefault="00C52417">
      <w:pPr>
        <w:numPr>
          <w:ilvl w:val="0"/>
          <w:numId w:val="7"/>
        </w:numPr>
        <w:pBdr>
          <w:top w:val="nil"/>
          <w:left w:val="nil"/>
          <w:bottom w:val="nil"/>
          <w:right w:val="nil"/>
          <w:between w:val="nil"/>
        </w:pBdr>
        <w:spacing w:before="55" w:line="276" w:lineRule="auto"/>
        <w:jc w:val="both"/>
      </w:pPr>
      <w:r>
        <w:rPr>
          <w:color w:val="000000"/>
        </w:rPr>
        <w:t>**Self-Driving AI**: The self-driving feature is excluded in this phase due to budget and time constraints.</w:t>
      </w:r>
    </w:p>
    <w:p w14:paraId="38078809" w14:textId="77777777" w:rsidR="00CD2331" w:rsidRDefault="00C52417">
      <w:pPr>
        <w:numPr>
          <w:ilvl w:val="0"/>
          <w:numId w:val="7"/>
        </w:numPr>
        <w:pBdr>
          <w:top w:val="nil"/>
          <w:left w:val="nil"/>
          <w:bottom w:val="nil"/>
          <w:right w:val="nil"/>
          <w:between w:val="nil"/>
        </w:pBdr>
        <w:spacing w:before="55" w:line="276" w:lineRule="auto"/>
        <w:jc w:val="both"/>
      </w:pPr>
      <w:r>
        <w:rPr>
          <w:color w:val="000000"/>
        </w:rPr>
        <w:t>Third-Party Integrations**: Integration with third-party services or platforms (such as social media or external data providers) is out of scope for the initial release.</w:t>
      </w:r>
    </w:p>
    <w:p w14:paraId="13FA8322" w14:textId="77777777" w:rsidR="00CD2331" w:rsidRDefault="00CD2331">
      <w:pPr>
        <w:pBdr>
          <w:top w:val="nil"/>
          <w:left w:val="nil"/>
          <w:bottom w:val="nil"/>
          <w:right w:val="nil"/>
          <w:between w:val="nil"/>
        </w:pBdr>
        <w:spacing w:before="55" w:line="276" w:lineRule="auto"/>
        <w:ind w:left="1470"/>
        <w:jc w:val="both"/>
        <w:rPr>
          <w:color w:val="000000"/>
        </w:rPr>
      </w:pPr>
    </w:p>
    <w:p w14:paraId="0C857C3B" w14:textId="77777777" w:rsidR="00CD2331" w:rsidRDefault="00C52417">
      <w:pPr>
        <w:pBdr>
          <w:top w:val="nil"/>
          <w:left w:val="nil"/>
          <w:bottom w:val="nil"/>
          <w:right w:val="nil"/>
          <w:between w:val="nil"/>
        </w:pBdr>
        <w:spacing w:before="55" w:line="276" w:lineRule="auto"/>
        <w:ind w:left="360"/>
        <w:jc w:val="both"/>
        <w:rPr>
          <w:color w:val="000000"/>
        </w:rPr>
      </w:pPr>
      <w:r>
        <w:rPr>
          <w:color w:val="000000"/>
        </w:rPr>
        <w:t xml:space="preserve">    2.2 Functional Requirements:</w:t>
      </w:r>
    </w:p>
    <w:p w14:paraId="77FBA4D8" w14:textId="77777777" w:rsidR="00CD2331" w:rsidRDefault="00C52417">
      <w:pPr>
        <w:numPr>
          <w:ilvl w:val="0"/>
          <w:numId w:val="8"/>
        </w:numPr>
        <w:pBdr>
          <w:top w:val="nil"/>
          <w:left w:val="nil"/>
          <w:bottom w:val="nil"/>
          <w:right w:val="nil"/>
          <w:between w:val="nil"/>
        </w:pBdr>
        <w:spacing w:before="55" w:line="276" w:lineRule="auto"/>
        <w:jc w:val="both"/>
      </w:pPr>
      <w:r>
        <w:rPr>
          <w:color w:val="000000"/>
        </w:rPr>
        <w:t>**Car Showcase**: The platform should display detailed information about each vehicle model, including features, pricing, and availability.</w:t>
      </w:r>
    </w:p>
    <w:p w14:paraId="0BEFE244" w14:textId="77777777" w:rsidR="00CD2331" w:rsidRDefault="00C52417">
      <w:pPr>
        <w:numPr>
          <w:ilvl w:val="0"/>
          <w:numId w:val="8"/>
        </w:numPr>
        <w:pBdr>
          <w:top w:val="nil"/>
          <w:left w:val="nil"/>
          <w:bottom w:val="nil"/>
          <w:right w:val="nil"/>
          <w:between w:val="nil"/>
        </w:pBdr>
        <w:spacing w:before="55" w:line="276" w:lineRule="auto"/>
        <w:jc w:val="both"/>
      </w:pPr>
      <w:r>
        <w:rPr>
          <w:color w:val="000000"/>
        </w:rPr>
        <w:t>**Sales Functionality**: The platform should facilitate online transactions, managing orders, and providing a secure</w:t>
      </w:r>
      <w:r>
        <w:rPr>
          <w:color w:val="000000"/>
        </w:rPr>
        <w:t xml:space="preserve"> payment gateway.</w:t>
      </w:r>
    </w:p>
    <w:p w14:paraId="0CC7FE7B" w14:textId="77777777" w:rsidR="00CD2331" w:rsidRDefault="00C52417">
      <w:pPr>
        <w:numPr>
          <w:ilvl w:val="0"/>
          <w:numId w:val="8"/>
        </w:numPr>
        <w:pBdr>
          <w:top w:val="nil"/>
          <w:left w:val="nil"/>
          <w:bottom w:val="nil"/>
          <w:right w:val="nil"/>
          <w:between w:val="nil"/>
        </w:pBdr>
        <w:spacing w:before="55" w:line="276" w:lineRule="auto"/>
        <w:jc w:val="both"/>
      </w:pPr>
      <w:r>
        <w:rPr>
          <w:color w:val="000000"/>
        </w:rPr>
        <w:t>**Charging Station Finder**: Users should be able to search for nearby charging stations and get real-time route recommendations.</w:t>
      </w:r>
    </w:p>
    <w:p w14:paraId="6F7A7BDD" w14:textId="77777777" w:rsidR="00CD2331" w:rsidRDefault="00C52417">
      <w:pPr>
        <w:numPr>
          <w:ilvl w:val="0"/>
          <w:numId w:val="8"/>
        </w:numPr>
        <w:pBdr>
          <w:top w:val="nil"/>
          <w:left w:val="nil"/>
          <w:bottom w:val="nil"/>
          <w:right w:val="nil"/>
          <w:between w:val="nil"/>
        </w:pBdr>
        <w:spacing w:before="55" w:line="276" w:lineRule="auto"/>
        <w:jc w:val="both"/>
      </w:pPr>
      <w:r>
        <w:rPr>
          <w:color w:val="000000"/>
        </w:rPr>
        <w:t>**Customer Feedback**: A system should be built to gather user feedback, focusing on features they like, iss</w:t>
      </w:r>
      <w:r>
        <w:rPr>
          <w:color w:val="000000"/>
        </w:rPr>
        <w:t>ues they encounter, and suggestions for improvements.</w:t>
      </w:r>
    </w:p>
    <w:p w14:paraId="48EEBC8E" w14:textId="77777777" w:rsidR="00CD2331" w:rsidRDefault="00CD2331">
      <w:pPr>
        <w:pBdr>
          <w:top w:val="nil"/>
          <w:left w:val="nil"/>
          <w:bottom w:val="nil"/>
          <w:right w:val="nil"/>
          <w:between w:val="nil"/>
        </w:pBdr>
        <w:spacing w:before="55" w:line="276" w:lineRule="auto"/>
        <w:ind w:left="360"/>
        <w:jc w:val="both"/>
        <w:rPr>
          <w:color w:val="000000"/>
        </w:rPr>
      </w:pPr>
    </w:p>
    <w:p w14:paraId="09C46363" w14:textId="77777777" w:rsidR="00CD2331" w:rsidRDefault="00C52417">
      <w:pPr>
        <w:pBdr>
          <w:top w:val="nil"/>
          <w:left w:val="nil"/>
          <w:bottom w:val="nil"/>
          <w:right w:val="nil"/>
          <w:between w:val="nil"/>
        </w:pBdr>
        <w:spacing w:before="55" w:line="276" w:lineRule="auto"/>
        <w:ind w:left="360"/>
        <w:jc w:val="both"/>
        <w:rPr>
          <w:color w:val="000000"/>
        </w:rPr>
      </w:pPr>
      <w:r>
        <w:rPr>
          <w:color w:val="000000"/>
        </w:rPr>
        <w:t xml:space="preserve">    2.3 Non-Functional Requirements:</w:t>
      </w:r>
    </w:p>
    <w:p w14:paraId="4E259199" w14:textId="77777777" w:rsidR="00CD2331" w:rsidRDefault="00C52417">
      <w:pPr>
        <w:numPr>
          <w:ilvl w:val="0"/>
          <w:numId w:val="10"/>
        </w:numPr>
        <w:pBdr>
          <w:top w:val="nil"/>
          <w:left w:val="nil"/>
          <w:bottom w:val="nil"/>
          <w:right w:val="nil"/>
          <w:between w:val="nil"/>
        </w:pBdr>
        <w:spacing w:before="55" w:line="276" w:lineRule="auto"/>
        <w:jc w:val="both"/>
      </w:pPr>
      <w:r>
        <w:rPr>
          <w:color w:val="000000"/>
        </w:rPr>
        <w:t>**Scalability**: The platform must be able to scale to accommodate additional vehicles beyond cars, once the project is expanded.</w:t>
      </w:r>
    </w:p>
    <w:p w14:paraId="124F831C" w14:textId="77777777" w:rsidR="00CD2331" w:rsidRDefault="00C52417">
      <w:pPr>
        <w:numPr>
          <w:ilvl w:val="0"/>
          <w:numId w:val="10"/>
        </w:numPr>
        <w:pBdr>
          <w:top w:val="nil"/>
          <w:left w:val="nil"/>
          <w:bottom w:val="nil"/>
          <w:right w:val="nil"/>
          <w:between w:val="nil"/>
        </w:pBdr>
        <w:spacing w:before="55" w:line="276" w:lineRule="auto"/>
        <w:jc w:val="both"/>
      </w:pPr>
      <w:r>
        <w:rPr>
          <w:color w:val="000000"/>
        </w:rPr>
        <w:t>**Security**: The software must en</w:t>
      </w:r>
      <w:r>
        <w:rPr>
          <w:color w:val="000000"/>
        </w:rPr>
        <w:t>sure that customer data, especially payment and personal information, is kept secure.</w:t>
      </w:r>
    </w:p>
    <w:p w14:paraId="0F658B90" w14:textId="77777777" w:rsidR="00CD2331" w:rsidRDefault="00C52417">
      <w:pPr>
        <w:numPr>
          <w:ilvl w:val="0"/>
          <w:numId w:val="10"/>
        </w:numPr>
        <w:pBdr>
          <w:top w:val="nil"/>
          <w:left w:val="nil"/>
          <w:bottom w:val="nil"/>
          <w:right w:val="nil"/>
          <w:between w:val="nil"/>
        </w:pBdr>
        <w:spacing w:before="55" w:line="276" w:lineRule="auto"/>
        <w:jc w:val="both"/>
      </w:pPr>
      <w:r>
        <w:rPr>
          <w:color w:val="000000"/>
        </w:rPr>
        <w:t>**Performance**: The platform must be responsive and able to handle a high number of concurrent users, especially during peak sales periods.</w:t>
      </w:r>
    </w:p>
    <w:p w14:paraId="45A7C43E" w14:textId="77777777" w:rsidR="00CD2331" w:rsidRDefault="00C52417">
      <w:pPr>
        <w:numPr>
          <w:ilvl w:val="0"/>
          <w:numId w:val="10"/>
        </w:numPr>
        <w:pBdr>
          <w:top w:val="nil"/>
          <w:left w:val="nil"/>
          <w:bottom w:val="nil"/>
          <w:right w:val="nil"/>
          <w:between w:val="nil"/>
        </w:pBdr>
        <w:spacing w:before="55" w:line="276" w:lineRule="auto"/>
        <w:jc w:val="both"/>
      </w:pPr>
      <w:r>
        <w:rPr>
          <w:color w:val="000000"/>
        </w:rPr>
        <w:t xml:space="preserve">**Usability**: The interface </w:t>
      </w:r>
      <w:r>
        <w:rPr>
          <w:color w:val="000000"/>
        </w:rPr>
        <w:t>should be intuitive for users to browse vehicles, make purchases, and locate charging stations.</w:t>
      </w:r>
    </w:p>
    <w:p w14:paraId="50204973" w14:textId="77777777" w:rsidR="00CD2331" w:rsidRDefault="00CD2331">
      <w:pPr>
        <w:pBdr>
          <w:top w:val="nil"/>
          <w:left w:val="nil"/>
          <w:bottom w:val="nil"/>
          <w:right w:val="nil"/>
          <w:between w:val="nil"/>
        </w:pBdr>
        <w:spacing w:before="55" w:line="276" w:lineRule="auto"/>
        <w:ind w:left="360"/>
        <w:jc w:val="both"/>
        <w:rPr>
          <w:color w:val="000000"/>
        </w:rPr>
      </w:pPr>
    </w:p>
    <w:p w14:paraId="01AEB332" w14:textId="77777777" w:rsidR="00CD2331" w:rsidRDefault="00C52417">
      <w:pPr>
        <w:pBdr>
          <w:top w:val="nil"/>
          <w:left w:val="nil"/>
          <w:bottom w:val="nil"/>
          <w:right w:val="nil"/>
          <w:between w:val="nil"/>
        </w:pBdr>
        <w:spacing w:before="55" w:line="276" w:lineRule="auto"/>
        <w:ind w:left="360"/>
        <w:jc w:val="both"/>
        <w:rPr>
          <w:color w:val="000000"/>
        </w:rPr>
      </w:pPr>
      <w:r>
        <w:rPr>
          <w:color w:val="000000"/>
        </w:rPr>
        <w:t xml:space="preserve">    2.4 Assumptions:</w:t>
      </w:r>
    </w:p>
    <w:p w14:paraId="261D46A7" w14:textId="77777777" w:rsidR="00CD2331" w:rsidRDefault="00C52417">
      <w:pPr>
        <w:numPr>
          <w:ilvl w:val="0"/>
          <w:numId w:val="3"/>
        </w:numPr>
        <w:pBdr>
          <w:top w:val="nil"/>
          <w:left w:val="nil"/>
          <w:bottom w:val="nil"/>
          <w:right w:val="nil"/>
          <w:between w:val="nil"/>
        </w:pBdr>
        <w:spacing w:before="55" w:line="276" w:lineRule="auto"/>
        <w:jc w:val="both"/>
      </w:pPr>
      <w:r>
        <w:rPr>
          <w:color w:val="000000"/>
        </w:rPr>
        <w:t>The platform will be developed with the necessary expertise in AI, machine learning, and software development.</w:t>
      </w:r>
    </w:p>
    <w:p w14:paraId="4C2C4511" w14:textId="77777777" w:rsidR="00CD2331" w:rsidRDefault="00C52417">
      <w:pPr>
        <w:numPr>
          <w:ilvl w:val="0"/>
          <w:numId w:val="3"/>
        </w:numPr>
        <w:pBdr>
          <w:top w:val="nil"/>
          <w:left w:val="nil"/>
          <w:bottom w:val="nil"/>
          <w:right w:val="nil"/>
          <w:between w:val="nil"/>
        </w:pBdr>
        <w:spacing w:before="55" w:line="276" w:lineRule="auto"/>
        <w:jc w:val="both"/>
      </w:pPr>
      <w:r>
        <w:rPr>
          <w:color w:val="000000"/>
        </w:rPr>
        <w:t>The system will integrate with a reliable database to manage car listings, customer information, and charging station locations.</w:t>
      </w:r>
    </w:p>
    <w:p w14:paraId="59628A32" w14:textId="77777777" w:rsidR="00CD2331" w:rsidRDefault="00CD2331">
      <w:pPr>
        <w:pBdr>
          <w:top w:val="nil"/>
          <w:left w:val="nil"/>
          <w:bottom w:val="nil"/>
          <w:right w:val="nil"/>
          <w:between w:val="nil"/>
        </w:pBdr>
        <w:spacing w:before="55" w:line="276" w:lineRule="auto"/>
        <w:ind w:left="360"/>
        <w:jc w:val="both"/>
        <w:rPr>
          <w:color w:val="000000"/>
        </w:rPr>
      </w:pPr>
    </w:p>
    <w:p w14:paraId="345C8505" w14:textId="77777777" w:rsidR="00CD2331" w:rsidRDefault="00C52417">
      <w:pPr>
        <w:pBdr>
          <w:top w:val="nil"/>
          <w:left w:val="nil"/>
          <w:bottom w:val="nil"/>
          <w:right w:val="nil"/>
          <w:between w:val="nil"/>
        </w:pBdr>
        <w:spacing w:before="55" w:line="276" w:lineRule="auto"/>
        <w:ind w:left="360"/>
        <w:jc w:val="both"/>
        <w:rPr>
          <w:color w:val="000000"/>
        </w:rPr>
      </w:pPr>
      <w:r>
        <w:rPr>
          <w:color w:val="000000"/>
        </w:rPr>
        <w:t xml:space="preserve">    2.5 Exclusions:</w:t>
      </w:r>
    </w:p>
    <w:p w14:paraId="5C67D706" w14:textId="77777777" w:rsidR="00CD2331" w:rsidRDefault="00C52417">
      <w:pPr>
        <w:numPr>
          <w:ilvl w:val="0"/>
          <w:numId w:val="11"/>
        </w:numPr>
        <w:pBdr>
          <w:top w:val="nil"/>
          <w:left w:val="nil"/>
          <w:bottom w:val="nil"/>
          <w:right w:val="nil"/>
          <w:between w:val="nil"/>
        </w:pBdr>
        <w:spacing w:before="55" w:line="276" w:lineRule="auto"/>
        <w:jc w:val="both"/>
      </w:pPr>
      <w:r>
        <w:rPr>
          <w:color w:val="000000"/>
        </w:rPr>
        <w:t>**Advanced Features**: Features like vehicle-to-grid technology, advanced telematics, or third-party service integration will b</w:t>
      </w:r>
      <w:bookmarkStart w:id="1" w:name="_GoBack"/>
      <w:bookmarkEnd w:id="1"/>
      <w:r>
        <w:rPr>
          <w:color w:val="000000"/>
        </w:rPr>
        <w:t>e excluded from the initial release.</w:t>
      </w:r>
    </w:p>
    <w:p w14:paraId="16B0E297" w14:textId="77777777" w:rsidR="00CD2331" w:rsidRDefault="00C52417">
      <w:pPr>
        <w:numPr>
          <w:ilvl w:val="0"/>
          <w:numId w:val="11"/>
        </w:numPr>
        <w:pBdr>
          <w:top w:val="nil"/>
          <w:left w:val="nil"/>
          <w:bottom w:val="nil"/>
          <w:right w:val="nil"/>
          <w:between w:val="nil"/>
        </w:pBdr>
        <w:spacing w:before="55" w:line="276" w:lineRule="auto"/>
        <w:jc w:val="both"/>
        <w:sectPr w:rsidR="00CD2331">
          <w:footerReference w:type="default" r:id="rId9"/>
          <w:pgSz w:w="12240" w:h="15840"/>
          <w:pgMar w:top="720" w:right="720" w:bottom="720" w:left="720" w:header="720" w:footer="720" w:gutter="0"/>
          <w:pgNumType w:start="1"/>
          <w:cols w:space="720"/>
        </w:sectPr>
      </w:pPr>
      <w:r>
        <w:rPr>
          <w:color w:val="000000"/>
        </w:rPr>
        <w:t>**Self-Driving AI**: The AI component for self-driving cars is deferred due to time and budget constraints.</w:t>
      </w:r>
    </w:p>
    <w:p w14:paraId="1AF1736E" w14:textId="77777777" w:rsidR="00CD2331" w:rsidRDefault="00C52417">
      <w:pPr>
        <w:pStyle w:val="Heading1"/>
        <w:numPr>
          <w:ilvl w:val="0"/>
          <w:numId w:val="9"/>
        </w:numPr>
        <w:tabs>
          <w:tab w:val="left" w:pos="636"/>
        </w:tabs>
        <w:spacing w:before="20" w:after="54" w:line="276" w:lineRule="auto"/>
        <w:ind w:left="636" w:hanging="276"/>
        <w:jc w:val="both"/>
        <w:rPr>
          <w:sz w:val="36"/>
          <w:szCs w:val="36"/>
          <w:u w:val="single"/>
        </w:rPr>
      </w:pPr>
      <w:r>
        <w:rPr>
          <w:color w:val="365F91"/>
          <w:sz w:val="36"/>
          <w:szCs w:val="36"/>
          <w:u w:val="single"/>
        </w:rPr>
        <w:lastRenderedPageBreak/>
        <w:t>Work Breakdown Structure (WBS):</w:t>
      </w:r>
    </w:p>
    <w:p w14:paraId="3BE5FBC2" w14:textId="77777777" w:rsidR="00CD2331" w:rsidRDefault="00C52417">
      <w:pPr>
        <w:pStyle w:val="Heading1"/>
        <w:tabs>
          <w:tab w:val="left" w:pos="636"/>
        </w:tabs>
        <w:spacing w:before="20" w:after="54" w:line="276" w:lineRule="auto"/>
        <w:ind w:firstLine="0"/>
        <w:rPr>
          <w:i/>
          <w:u w:val="single"/>
        </w:rPr>
      </w:pPr>
      <w:r>
        <w:rPr>
          <w:i/>
          <w:u w:val="single"/>
        </w:rPr>
        <w:t>WBS for the Project:</w:t>
      </w:r>
    </w:p>
    <w:p w14:paraId="00F80F2E"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sz w:val="28"/>
          <w:szCs w:val="28"/>
        </w:rPr>
        <w:t xml:space="preserve">    1. </w:t>
      </w:r>
      <w:r>
        <w:rPr>
          <w:rFonts w:ascii="Calibri" w:eastAsia="Calibri" w:hAnsi="Calibri" w:cs="Calibri"/>
          <w:color w:val="000000"/>
        </w:rPr>
        <w:t>Platform Development:</w:t>
      </w:r>
    </w:p>
    <w:p w14:paraId="476B190C"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-Task 1.1: Car Showcase Module</w:t>
      </w:r>
    </w:p>
    <w:p w14:paraId="72ACCA2F"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Develop the interface to showcase available vehicles</w:t>
      </w:r>
    </w:p>
    <w:p w14:paraId="69D556CC"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Include vehicle descriptions, specifications, and pricing</w:t>
      </w:r>
    </w:p>
    <w:p w14:paraId="386FB557"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Implement image galleries and video showcases for each car model</w:t>
      </w:r>
    </w:p>
    <w:p w14:paraId="308C8D4B"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Task 1.2: Sales Functionalit</w:t>
      </w:r>
      <w:r>
        <w:rPr>
          <w:rFonts w:ascii="Calibri" w:eastAsia="Calibri" w:hAnsi="Calibri" w:cs="Calibri"/>
          <w:color w:val="000000"/>
        </w:rPr>
        <w:t>y</w:t>
      </w:r>
    </w:p>
    <w:p w14:paraId="1B15430D"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Develop e-commerce features for online car sales</w:t>
      </w:r>
    </w:p>
    <w:p w14:paraId="19BA042B"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Integrate secure payment gateway for transactions</w:t>
      </w:r>
    </w:p>
    <w:p w14:paraId="103EB32D"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Develop order management system (order processing, confirmations)</w:t>
      </w:r>
    </w:p>
    <w:p w14:paraId="506C78BF"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Task 1.3: User Account Management</w:t>
      </w:r>
    </w:p>
    <w:p w14:paraId="6C612873"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Implement user authentication and registration</w:t>
      </w:r>
    </w:p>
    <w:p w14:paraId="6659C7A6"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Set up user profile management functionality (personal info, order history)</w:t>
      </w:r>
    </w:p>
    <w:p w14:paraId="1D4D1F85"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Enable password recovery and account settings</w:t>
      </w:r>
    </w:p>
    <w:p w14:paraId="32BF0097"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Task 1.4: Vehicle Inventory Managem</w:t>
      </w:r>
      <w:r>
        <w:rPr>
          <w:rFonts w:ascii="Calibri" w:eastAsia="Calibri" w:hAnsi="Calibri" w:cs="Calibri"/>
          <w:color w:val="000000"/>
        </w:rPr>
        <w:t>ent</w:t>
      </w:r>
    </w:p>
    <w:p w14:paraId="64868170"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Set up a system to manage car inventory</w:t>
      </w:r>
    </w:p>
    <w:p w14:paraId="172084B3"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Integrate the system with the sales module to track stock levels in real-time</w:t>
      </w:r>
    </w:p>
    <w:p w14:paraId="558F86CA"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Build a dashboard for sales staff to monitor inventory</w:t>
      </w:r>
    </w:p>
    <w:p w14:paraId="7E32E352" w14:textId="77777777" w:rsidR="00CD2331" w:rsidRDefault="00CD2331">
      <w:pPr>
        <w:pBdr>
          <w:top w:val="nil"/>
          <w:left w:val="nil"/>
          <w:bottom w:val="nil"/>
          <w:right w:val="nil"/>
          <w:between w:val="nil"/>
        </w:pBdr>
        <w:spacing w:before="40" w:line="276" w:lineRule="auto"/>
        <w:ind w:left="481"/>
        <w:jc w:val="both"/>
        <w:rPr>
          <w:rFonts w:ascii="Calibri" w:eastAsia="Calibri" w:hAnsi="Calibri" w:cs="Calibri"/>
          <w:color w:val="000000"/>
        </w:rPr>
      </w:pPr>
    </w:p>
    <w:p w14:paraId="0147CF3B"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2. Charging Station Finder:</w:t>
      </w:r>
    </w:p>
    <w:p w14:paraId="3AE5C973"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w:t>
      </w:r>
      <w:r>
        <w:rPr>
          <w:rFonts w:ascii="Calibri" w:eastAsia="Calibri" w:hAnsi="Calibri" w:cs="Calibri"/>
          <w:color w:val="000000"/>
        </w:rPr>
        <w:t xml:space="preserve">    - Task 2.1: Charging Station Database Integration</w:t>
      </w:r>
    </w:p>
    <w:p w14:paraId="1C6E1167"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Develop or integrate a database for nearby charging stations</w:t>
      </w:r>
    </w:p>
    <w:p w14:paraId="459E6C71"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Collect real-time data on charging station availability, types, and locations</w:t>
      </w:r>
    </w:p>
    <w:p w14:paraId="69B30496"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Task 2.2: Route Recommend</w:t>
      </w:r>
      <w:r>
        <w:rPr>
          <w:rFonts w:ascii="Calibri" w:eastAsia="Calibri" w:hAnsi="Calibri" w:cs="Calibri"/>
          <w:color w:val="000000"/>
        </w:rPr>
        <w:t>ation System</w:t>
      </w:r>
    </w:p>
    <w:p w14:paraId="13C3F105"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Build an algorithm to recommend optimal routes to charging stations</w:t>
      </w:r>
    </w:p>
    <w:p w14:paraId="5F021053"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Use GPS data and real-time traffic updates to suggest routes</w:t>
      </w:r>
    </w:p>
    <w:p w14:paraId="6D39333D"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Integrate map APIs for user-friendly route displays</w:t>
      </w:r>
    </w:p>
    <w:p w14:paraId="466FAB5D" w14:textId="77777777" w:rsidR="00CD2331" w:rsidRDefault="00CD2331">
      <w:pPr>
        <w:pBdr>
          <w:top w:val="nil"/>
          <w:left w:val="nil"/>
          <w:bottom w:val="nil"/>
          <w:right w:val="nil"/>
          <w:between w:val="nil"/>
        </w:pBdr>
        <w:spacing w:before="40" w:line="276" w:lineRule="auto"/>
        <w:ind w:left="481"/>
        <w:jc w:val="both"/>
        <w:rPr>
          <w:rFonts w:ascii="Calibri" w:eastAsia="Calibri" w:hAnsi="Calibri" w:cs="Calibri"/>
          <w:color w:val="000000"/>
        </w:rPr>
      </w:pPr>
    </w:p>
    <w:p w14:paraId="450DE088"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3. AI/ML Integration (For Future Use):</w:t>
      </w:r>
    </w:p>
    <w:p w14:paraId="406BA1C4"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Task 3.1: AI System for Self-Driving</w:t>
      </w:r>
    </w:p>
    <w:p w14:paraId="7C29A64E"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Design AI systems to enable self-driving functionalities (future feature)</w:t>
      </w:r>
    </w:p>
    <w:p w14:paraId="64DDF0D3"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sdt>
        <w:sdtPr>
          <w:tag w:val="goog_rdk_5"/>
          <w:id w:val="1084712209"/>
        </w:sdtPr>
        <w:sdtEndPr/>
        <w:sdtContent>
          <w:sdt>
            <w:sdtPr>
              <w:tag w:val="goog_rdk_6"/>
              <w:id w:val="-1151099148"/>
            </w:sdtPr>
            <w:sdtEndPr/>
            <w:sdtContent>
              <w:ins w:id="2" w:author="Abanty Ghosh" w:date="2025-09-09T04:16:00Z">
                <w:r w:rsidRPr="00177594">
                  <w:rPr>
                    <w:rFonts w:ascii="Calibri" w:eastAsia="Calibri" w:hAnsi="Calibri" w:cs="Calibri"/>
                    <w:color w:val="000000"/>
                  </w:rPr>
                  <w:t>6</w:t>
                </w:r>
              </w:ins>
            </w:sdtContent>
          </w:sdt>
        </w:sdtContent>
      </w:sdt>
      <w:r>
        <w:rPr>
          <w:rFonts w:ascii="Calibri" w:eastAsia="Calibri" w:hAnsi="Calibri" w:cs="Calibri"/>
          <w:color w:val="000000"/>
        </w:rPr>
        <w:t xml:space="preserve">            - Implement sensors and cameras for real-time environment ana</w:t>
      </w:r>
      <w:r>
        <w:rPr>
          <w:rFonts w:ascii="Calibri" w:eastAsia="Calibri" w:hAnsi="Calibri" w:cs="Calibri"/>
          <w:color w:val="000000"/>
        </w:rPr>
        <w:t>lysis</w:t>
      </w:r>
    </w:p>
    <w:p w14:paraId="316CBD79"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Implement machine learning models for driving decision-making</w:t>
      </w:r>
    </w:p>
    <w:p w14:paraId="33AD973C"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Task 3.2: Data Collection and Analytics for AI</w:t>
      </w:r>
    </w:p>
    <w:p w14:paraId="258FAF31"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Set up systems for collecting data on user behavior and vehicle usage</w:t>
      </w:r>
    </w:p>
    <w:p w14:paraId="1440AED7"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Implement data anal</w:t>
      </w:r>
      <w:r>
        <w:rPr>
          <w:rFonts w:ascii="Calibri" w:eastAsia="Calibri" w:hAnsi="Calibri" w:cs="Calibri"/>
          <w:color w:val="000000"/>
        </w:rPr>
        <w:t>ysis tools to improve AI learning and future features</w:t>
      </w:r>
    </w:p>
    <w:p w14:paraId="10801EE3"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lastRenderedPageBreak/>
        <w:t xml:space="preserve">            - Build feedback loops for continuous AI model improvement</w:t>
      </w:r>
    </w:p>
    <w:p w14:paraId="1E2DA775" w14:textId="77777777" w:rsidR="00CD2331" w:rsidRDefault="00CD2331">
      <w:pPr>
        <w:pBdr>
          <w:top w:val="nil"/>
          <w:left w:val="nil"/>
          <w:bottom w:val="nil"/>
          <w:right w:val="nil"/>
          <w:between w:val="nil"/>
        </w:pBdr>
        <w:spacing w:before="40" w:line="276" w:lineRule="auto"/>
        <w:ind w:left="481"/>
        <w:jc w:val="both"/>
        <w:rPr>
          <w:rFonts w:ascii="Calibri" w:eastAsia="Calibri" w:hAnsi="Calibri" w:cs="Calibri"/>
          <w:color w:val="000000"/>
        </w:rPr>
      </w:pPr>
    </w:p>
    <w:p w14:paraId="587E07CC"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4. Security and Data Protection:</w:t>
      </w:r>
    </w:p>
    <w:p w14:paraId="75FE0435"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Task 4.1: Secure Payment Gateway Integration</w:t>
      </w:r>
    </w:p>
    <w:p w14:paraId="2CF4630F"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Integrate third-party pa</w:t>
      </w:r>
      <w:r>
        <w:rPr>
          <w:rFonts w:ascii="Calibri" w:eastAsia="Calibri" w:hAnsi="Calibri" w:cs="Calibri"/>
          <w:color w:val="000000"/>
        </w:rPr>
        <w:t>yment systems like PayPal, Stripe, etc.</w:t>
      </w:r>
    </w:p>
    <w:p w14:paraId="36890F64"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Ensure secure transaction processing with encryption and compliance to data protection regulations.</w:t>
      </w:r>
    </w:p>
    <w:p w14:paraId="43203A1B"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Task 4.2: Data Security and Encryption</w:t>
      </w:r>
    </w:p>
    <w:p w14:paraId="4662024A"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Implement end-to-end encryption for sen</w:t>
      </w:r>
      <w:r>
        <w:rPr>
          <w:rFonts w:ascii="Calibri" w:eastAsia="Calibri" w:hAnsi="Calibri" w:cs="Calibri"/>
          <w:color w:val="000000"/>
        </w:rPr>
        <w:t>sitive user data (payment info, personal details)</w:t>
      </w:r>
    </w:p>
    <w:p w14:paraId="38FE9A9D"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Implement access control mechanisms for sensitive user data</w:t>
      </w:r>
    </w:p>
    <w:p w14:paraId="1A7E48B0"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Regularly audit security measures to prevent data breaches</w:t>
      </w:r>
    </w:p>
    <w:p w14:paraId="79B73EA2" w14:textId="77777777" w:rsidR="00CD2331" w:rsidRDefault="00CD2331">
      <w:pPr>
        <w:pBdr>
          <w:top w:val="nil"/>
          <w:left w:val="nil"/>
          <w:bottom w:val="nil"/>
          <w:right w:val="nil"/>
          <w:between w:val="nil"/>
        </w:pBdr>
        <w:spacing w:before="40" w:line="276" w:lineRule="auto"/>
        <w:ind w:left="481"/>
        <w:jc w:val="both"/>
        <w:rPr>
          <w:rFonts w:ascii="Calibri" w:eastAsia="Calibri" w:hAnsi="Calibri" w:cs="Calibri"/>
          <w:color w:val="000000"/>
        </w:rPr>
      </w:pPr>
    </w:p>
    <w:p w14:paraId="05EABD9F"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5. Customer Feedback and Analytics:</w:t>
      </w:r>
    </w:p>
    <w:p w14:paraId="19793E7A"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Task 5.1: Customer Feedback System</w:t>
      </w:r>
    </w:p>
    <w:p w14:paraId="5B5E8D42"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Build a system to collect and analyze customer reviews and ratings</w:t>
      </w:r>
    </w:p>
    <w:p w14:paraId="555E0CFE"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Implement post-purchase feedback mechanisms to improve product and service quality</w:t>
      </w:r>
    </w:p>
    <w:p w14:paraId="14255B52"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Set up automated emails for customers to provide feedback after using the platform</w:t>
      </w:r>
    </w:p>
    <w:p w14:paraId="782D139B"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Task 5.2: Data Analytics and Reporting</w:t>
      </w:r>
    </w:p>
    <w:p w14:paraId="745611B3"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Set up tools to analyze customer feedback data and generate reports</w:t>
      </w:r>
    </w:p>
    <w:p w14:paraId="24F1EB8D"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Build dashboar</w:t>
      </w:r>
      <w:r>
        <w:rPr>
          <w:rFonts w:ascii="Calibri" w:eastAsia="Calibri" w:hAnsi="Calibri" w:cs="Calibri"/>
          <w:color w:val="000000"/>
        </w:rPr>
        <w:t>ds to track trends in user behavior, preferences, and sales performance</w:t>
      </w:r>
    </w:p>
    <w:p w14:paraId="6FE64CDF"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Develop a system for interpreting data to recommend future product features</w:t>
      </w:r>
    </w:p>
    <w:p w14:paraId="7120003E" w14:textId="77777777" w:rsidR="00CD2331" w:rsidRDefault="00CD2331">
      <w:pPr>
        <w:pBdr>
          <w:top w:val="nil"/>
          <w:left w:val="nil"/>
          <w:bottom w:val="nil"/>
          <w:right w:val="nil"/>
          <w:between w:val="nil"/>
        </w:pBdr>
        <w:spacing w:before="40" w:line="276" w:lineRule="auto"/>
        <w:ind w:left="481"/>
        <w:jc w:val="both"/>
        <w:rPr>
          <w:rFonts w:ascii="Calibri" w:eastAsia="Calibri" w:hAnsi="Calibri" w:cs="Calibri"/>
          <w:color w:val="000000"/>
          <w:sz w:val="28"/>
          <w:szCs w:val="28"/>
        </w:rPr>
      </w:pPr>
    </w:p>
    <w:p w14:paraId="73B646D4"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b/>
          <w:i/>
          <w:color w:val="000000"/>
          <w:sz w:val="28"/>
          <w:szCs w:val="28"/>
          <w:u w:val="single"/>
        </w:rPr>
      </w:pPr>
      <w:r>
        <w:rPr>
          <w:rFonts w:ascii="Calibri" w:eastAsia="Calibri" w:hAnsi="Calibri" w:cs="Calibri"/>
          <w:color w:val="000000"/>
          <w:sz w:val="28"/>
          <w:szCs w:val="28"/>
        </w:rPr>
        <w:t xml:space="preserve">    </w:t>
      </w:r>
      <w:r>
        <w:rPr>
          <w:rFonts w:ascii="Calibri" w:eastAsia="Calibri" w:hAnsi="Calibri" w:cs="Calibri"/>
          <w:b/>
          <w:i/>
          <w:color w:val="000000"/>
          <w:sz w:val="28"/>
          <w:szCs w:val="28"/>
          <w:u w:val="single"/>
        </w:rPr>
        <w:t>Estimating Duration for Major WBS Components:</w:t>
      </w:r>
    </w:p>
    <w:p w14:paraId="32C81A0B"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sz w:val="28"/>
          <w:szCs w:val="28"/>
        </w:rPr>
        <w:t xml:space="preserve">    </w:t>
      </w:r>
      <w:r>
        <w:rPr>
          <w:rFonts w:ascii="Calibri" w:eastAsia="Calibri" w:hAnsi="Calibri" w:cs="Calibri"/>
          <w:color w:val="000000"/>
        </w:rPr>
        <w:t>The estimated duration for the major WB</w:t>
      </w:r>
      <w:r>
        <w:rPr>
          <w:rFonts w:ascii="Calibri" w:eastAsia="Calibri" w:hAnsi="Calibri" w:cs="Calibri"/>
          <w:color w:val="000000"/>
        </w:rPr>
        <w:t>S components is as follows (unit in months):</w:t>
      </w:r>
    </w:p>
    <w:p w14:paraId="419BE88B"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1. Platform Development:</w:t>
      </w:r>
    </w:p>
    <w:p w14:paraId="15350074"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Task 1.1: Car Showcase Module - 1.5 months</w:t>
      </w:r>
    </w:p>
    <w:p w14:paraId="2D5F2175"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Task 1.2: Sales Functionality - 2 months</w:t>
      </w:r>
    </w:p>
    <w:p w14:paraId="35934BA3"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Task 1.3: User Account Management - 1 month</w:t>
      </w:r>
    </w:p>
    <w:p w14:paraId="6EC986A7"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Task 1.4: Vehi</w:t>
      </w:r>
      <w:r>
        <w:rPr>
          <w:rFonts w:ascii="Calibri" w:eastAsia="Calibri" w:hAnsi="Calibri" w:cs="Calibri"/>
          <w:color w:val="000000"/>
        </w:rPr>
        <w:t>cle Inventory Management - 1.5 months</w:t>
      </w:r>
    </w:p>
    <w:p w14:paraId="443F97B9"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Total for Platform Development: 6 months</w:t>
      </w:r>
    </w:p>
    <w:p w14:paraId="56AC7324"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2. Charging Station Finder:</w:t>
      </w:r>
    </w:p>
    <w:p w14:paraId="30CA0B3D"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Task 2.1: Charging Station Database Integration - 1.5 months</w:t>
      </w:r>
    </w:p>
    <w:p w14:paraId="521DF0DC"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Task 2.2: Route Recommendation System - 2.5 months</w:t>
      </w:r>
    </w:p>
    <w:p w14:paraId="61AE0F9F"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Total for Charging Station Finder: 4 months</w:t>
      </w:r>
    </w:p>
    <w:p w14:paraId="6D9A2F95"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3. AI/ML Integration:</w:t>
      </w:r>
    </w:p>
    <w:p w14:paraId="4F206BC0"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Task 3.1: AI System for Self-Driving (Not implemented initially) - Defer</w:t>
      </w:r>
    </w:p>
    <w:p w14:paraId="29D29212"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Task 3.2: Data Collection and Analytics for AI - 2 months</w:t>
      </w:r>
    </w:p>
    <w:p w14:paraId="0E3A96E8"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Total for AI/ML Integration: 2 months (if implemented)</w:t>
      </w:r>
    </w:p>
    <w:p w14:paraId="78BBF800"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lastRenderedPageBreak/>
        <w:t xml:space="preserve">    4. Security and Data Protection:</w:t>
      </w:r>
    </w:p>
    <w:p w14:paraId="5E262144"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Task 4.1: Secure Payment Gateway Integration - 1 month</w:t>
      </w:r>
    </w:p>
    <w:p w14:paraId="77D724E9"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Task 4.2: Data Security and Encryption - 1.5 months</w:t>
      </w:r>
    </w:p>
    <w:p w14:paraId="13AFFE7A"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Total for Security: 2</w:t>
      </w:r>
      <w:r>
        <w:rPr>
          <w:rFonts w:ascii="Calibri" w:eastAsia="Calibri" w:hAnsi="Calibri" w:cs="Calibri"/>
          <w:color w:val="000000"/>
        </w:rPr>
        <w:t>.5 months</w:t>
      </w:r>
    </w:p>
    <w:p w14:paraId="61C23D4C" w14:textId="77777777" w:rsidR="00CD2331" w:rsidRDefault="00CD2331">
      <w:pPr>
        <w:pBdr>
          <w:top w:val="nil"/>
          <w:left w:val="nil"/>
          <w:bottom w:val="nil"/>
          <w:right w:val="nil"/>
          <w:between w:val="nil"/>
        </w:pBdr>
        <w:spacing w:before="40" w:line="276" w:lineRule="auto"/>
        <w:ind w:left="481"/>
        <w:jc w:val="both"/>
        <w:rPr>
          <w:rFonts w:ascii="Calibri" w:eastAsia="Calibri" w:hAnsi="Calibri" w:cs="Calibri"/>
          <w:color w:val="000000"/>
        </w:rPr>
      </w:pPr>
    </w:p>
    <w:p w14:paraId="73B6888A"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5. Customer Feedback and Analytics:</w:t>
      </w:r>
    </w:p>
    <w:p w14:paraId="3CA1009B"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Task 5.1: Customer Feedback System - 1 month</w:t>
      </w:r>
    </w:p>
    <w:p w14:paraId="07A1187F"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 Task 5.2: Data Analytics and Reporting - 2 months</w:t>
      </w:r>
    </w:p>
    <w:p w14:paraId="4A357FFA"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Total for Customer Feedback and Analytics: 3 months</w:t>
      </w:r>
    </w:p>
    <w:p w14:paraId="017B6A5F" w14:textId="77777777" w:rsidR="00CD2331" w:rsidRDefault="00CD2331">
      <w:pPr>
        <w:pBdr>
          <w:top w:val="nil"/>
          <w:left w:val="nil"/>
          <w:bottom w:val="nil"/>
          <w:right w:val="nil"/>
          <w:between w:val="nil"/>
        </w:pBdr>
        <w:spacing w:before="40" w:line="276" w:lineRule="auto"/>
        <w:ind w:left="481"/>
        <w:jc w:val="both"/>
        <w:rPr>
          <w:rFonts w:ascii="Calibri" w:eastAsia="Calibri" w:hAnsi="Calibri" w:cs="Calibri"/>
          <w:color w:val="000000"/>
        </w:rPr>
      </w:pPr>
    </w:p>
    <w:p w14:paraId="76AC7C1A"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1.3 Estimated Total Proje</w:t>
      </w:r>
      <w:r>
        <w:rPr>
          <w:rFonts w:ascii="Calibri" w:eastAsia="Calibri" w:hAnsi="Calibri" w:cs="Calibri"/>
          <w:color w:val="000000"/>
        </w:rPr>
        <w:t>ct Duration:</w:t>
      </w:r>
    </w:p>
    <w:p w14:paraId="5221D720"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Summing up the major components, we have:</w:t>
      </w:r>
    </w:p>
    <w:p w14:paraId="7746B85E" w14:textId="77777777" w:rsidR="00CD2331" w:rsidRDefault="00CD2331">
      <w:pPr>
        <w:pBdr>
          <w:top w:val="nil"/>
          <w:left w:val="nil"/>
          <w:bottom w:val="nil"/>
          <w:right w:val="nil"/>
          <w:between w:val="nil"/>
        </w:pBdr>
        <w:spacing w:before="40" w:line="276" w:lineRule="auto"/>
        <w:ind w:left="481"/>
        <w:jc w:val="both"/>
        <w:rPr>
          <w:rFonts w:ascii="Calibri" w:eastAsia="Calibri" w:hAnsi="Calibri" w:cs="Calibri"/>
          <w:color w:val="000000"/>
        </w:rPr>
      </w:pPr>
    </w:p>
    <w:p w14:paraId="6F1BF4DE"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Platform Development: 6 months</w:t>
      </w:r>
    </w:p>
    <w:p w14:paraId="1E8DD945"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Charging Station Finder: 4 months</w:t>
      </w:r>
    </w:p>
    <w:p w14:paraId="42D4DFD8"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AI/ML Integration: 2 months (if implemented)</w:t>
      </w:r>
    </w:p>
    <w:p w14:paraId="7B9C28A6"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Security: 2.5 months</w:t>
      </w:r>
    </w:p>
    <w:p w14:paraId="30D05793" w14:textId="77777777" w:rsidR="00CD2331" w:rsidRDefault="00C52417">
      <w:pPr>
        <w:pBdr>
          <w:top w:val="nil"/>
          <w:left w:val="nil"/>
          <w:bottom w:val="nil"/>
          <w:right w:val="nil"/>
          <w:between w:val="nil"/>
        </w:pBdr>
        <w:spacing w:before="40" w:line="276" w:lineRule="auto"/>
        <w:ind w:left="481"/>
        <w:jc w:val="both"/>
        <w:rPr>
          <w:rFonts w:ascii="Calibri" w:eastAsia="Calibri" w:hAnsi="Calibri" w:cs="Calibri"/>
          <w:color w:val="000000"/>
        </w:rPr>
      </w:pPr>
      <w:r>
        <w:rPr>
          <w:rFonts w:ascii="Calibri" w:eastAsia="Calibri" w:hAnsi="Calibri" w:cs="Calibri"/>
          <w:color w:val="000000"/>
        </w:rPr>
        <w:t xml:space="preserve">    Customer Feedback and Analytics: 3 months</w:t>
      </w:r>
    </w:p>
    <w:p w14:paraId="43BC7233" w14:textId="77777777" w:rsidR="00CD2331" w:rsidRDefault="00CD2331">
      <w:pPr>
        <w:pBdr>
          <w:top w:val="nil"/>
          <w:left w:val="nil"/>
          <w:bottom w:val="nil"/>
          <w:right w:val="nil"/>
          <w:between w:val="nil"/>
        </w:pBdr>
        <w:spacing w:before="40" w:line="276" w:lineRule="auto"/>
        <w:ind w:left="481"/>
        <w:jc w:val="both"/>
        <w:rPr>
          <w:rFonts w:ascii="Calibri" w:eastAsia="Calibri" w:hAnsi="Calibri" w:cs="Calibri"/>
          <w:color w:val="000000"/>
        </w:rPr>
      </w:pPr>
    </w:p>
    <w:p w14:paraId="2F75F987" w14:textId="77777777" w:rsidR="00CD2331" w:rsidRDefault="00C52417">
      <w:pPr>
        <w:pBdr>
          <w:top w:val="nil"/>
          <w:left w:val="nil"/>
          <w:bottom w:val="nil"/>
          <w:right w:val="nil"/>
          <w:between w:val="nil"/>
        </w:pBdr>
        <w:spacing w:line="276" w:lineRule="auto"/>
        <w:jc w:val="both"/>
        <w:rPr>
          <w:rFonts w:ascii="Calibri" w:eastAsia="Calibri" w:hAnsi="Calibri" w:cs="Calibri"/>
          <w:color w:val="000000"/>
        </w:rPr>
      </w:pPr>
      <w:r>
        <w:rPr>
          <w:rFonts w:ascii="Calibri" w:eastAsia="Calibri" w:hAnsi="Calibri" w:cs="Calibri"/>
          <w:color w:val="000000"/>
        </w:rPr>
        <w:t xml:space="preserve">    Total Duration: 19 months (Assuming AI/ML features are deferred)</w:t>
      </w:r>
    </w:p>
    <w:p w14:paraId="5BF27234" w14:textId="77777777" w:rsidR="00CD2331" w:rsidRDefault="00CD2331">
      <w:pPr>
        <w:pBdr>
          <w:top w:val="nil"/>
          <w:left w:val="nil"/>
          <w:bottom w:val="nil"/>
          <w:right w:val="nil"/>
          <w:between w:val="nil"/>
        </w:pBdr>
        <w:spacing w:before="41" w:line="276" w:lineRule="auto"/>
        <w:jc w:val="both"/>
        <w:rPr>
          <w:rFonts w:ascii="Calibri" w:eastAsia="Calibri" w:hAnsi="Calibri" w:cs="Calibri"/>
          <w:b/>
          <w:color w:val="000000"/>
          <w:sz w:val="28"/>
          <w:szCs w:val="28"/>
        </w:rPr>
      </w:pPr>
    </w:p>
    <w:p w14:paraId="7F141DA3" w14:textId="77777777" w:rsidR="00CD2331" w:rsidRDefault="00C52417">
      <w:pPr>
        <w:numPr>
          <w:ilvl w:val="0"/>
          <w:numId w:val="9"/>
        </w:numPr>
        <w:pBdr>
          <w:top w:val="nil"/>
          <w:left w:val="nil"/>
          <w:bottom w:val="nil"/>
          <w:right w:val="nil"/>
          <w:between w:val="nil"/>
        </w:pBdr>
        <w:tabs>
          <w:tab w:val="left" w:pos="636"/>
        </w:tabs>
        <w:spacing w:line="276" w:lineRule="auto"/>
        <w:ind w:left="636" w:hanging="276"/>
        <w:jc w:val="both"/>
        <w:rPr>
          <w:rFonts w:ascii="Calibri" w:eastAsia="Calibri" w:hAnsi="Calibri" w:cs="Calibri"/>
          <w:b/>
          <w:i/>
          <w:color w:val="000000"/>
          <w:sz w:val="36"/>
          <w:szCs w:val="36"/>
          <w:u w:val="single"/>
        </w:rPr>
      </w:pPr>
      <w:r>
        <w:rPr>
          <w:rFonts w:ascii="Calibri" w:eastAsia="Calibri" w:hAnsi="Calibri" w:cs="Calibri"/>
          <w:b/>
          <w:i/>
          <w:color w:val="365F91"/>
          <w:sz w:val="36"/>
          <w:szCs w:val="36"/>
          <w:u w:val="single"/>
        </w:rPr>
        <w:t>Delphi Wideband Estimation (DWE):</w:t>
      </w:r>
    </w:p>
    <w:p w14:paraId="41C1F3DF"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The Delphi Wideband Estimation (DWE) technique is a group-based method used to estimate the duration or effort required for a project task. It involves a group of experts providing their independent estimates, followed by discussions, and then refining</w:t>
      </w:r>
      <w:r>
        <w:rPr>
          <w:color w:val="000000"/>
        </w:rPr>
        <w:t xml:space="preserve"> the estimates iteratively until a consensus is reached.</w:t>
      </w:r>
    </w:p>
    <w:p w14:paraId="48B57D04" w14:textId="77777777" w:rsidR="00CD2331" w:rsidRDefault="00CD2331">
      <w:pPr>
        <w:pBdr>
          <w:top w:val="nil"/>
          <w:left w:val="nil"/>
          <w:bottom w:val="nil"/>
          <w:right w:val="nil"/>
          <w:between w:val="nil"/>
        </w:pBdr>
        <w:spacing w:before="40" w:line="276" w:lineRule="auto"/>
        <w:ind w:left="481"/>
        <w:jc w:val="both"/>
        <w:rPr>
          <w:color w:val="000000"/>
        </w:rPr>
      </w:pPr>
    </w:p>
    <w:p w14:paraId="7589D579" w14:textId="77777777" w:rsidR="00CD2331" w:rsidRDefault="00C52417">
      <w:pPr>
        <w:pBdr>
          <w:top w:val="nil"/>
          <w:left w:val="nil"/>
          <w:bottom w:val="nil"/>
          <w:right w:val="nil"/>
          <w:between w:val="nil"/>
        </w:pBdr>
        <w:spacing w:before="40" w:line="276" w:lineRule="auto"/>
        <w:ind w:left="481"/>
        <w:jc w:val="both"/>
        <w:rPr>
          <w:b/>
          <w:i/>
          <w:color w:val="000000"/>
          <w:u w:val="single"/>
        </w:rPr>
      </w:pPr>
      <w:r>
        <w:rPr>
          <w:color w:val="000000"/>
        </w:rPr>
        <w:t xml:space="preserve">    </w:t>
      </w:r>
      <w:r>
        <w:rPr>
          <w:b/>
          <w:i/>
          <w:color w:val="000000"/>
          <w:u w:val="single"/>
        </w:rPr>
        <w:t>Steps in the Delphi Wideband Estimation (DWE) Process:</w:t>
      </w:r>
    </w:p>
    <w:p w14:paraId="43CF66B0"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1. Assemble Tasks:</w:t>
      </w:r>
    </w:p>
    <w:p w14:paraId="06A33ECA"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Activity:</w:t>
      </w:r>
    </w:p>
    <w:p w14:paraId="3FAC7E7C"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 The project manager assembles a team of experts who are familiar with the project's scop</w:t>
      </w:r>
      <w:r>
        <w:rPr>
          <w:color w:val="000000"/>
        </w:rPr>
        <w:t>e and requirements. In this case, we have an estimation team of five members (experts in various domains such as software development, AI, security, and user experience).</w:t>
      </w:r>
    </w:p>
    <w:p w14:paraId="577D303D"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Tasks:</w:t>
      </w:r>
    </w:p>
    <w:p w14:paraId="78B08227"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 Define the tasks clearly, e.g., “Develop car showcasing modu</w:t>
      </w:r>
      <w:r>
        <w:rPr>
          <w:color w:val="000000"/>
        </w:rPr>
        <w:t>le,” “Integrate secure payment gateway,” “Create AI system for self-driving cars,” etc.</w:t>
      </w:r>
    </w:p>
    <w:p w14:paraId="267E04E3"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 Break down the overall project into smaller, more manageable tasks (Work Breakdown Structure - WBS) to be estimated.</w:t>
      </w:r>
    </w:p>
    <w:p w14:paraId="4B8E2F89" w14:textId="77777777" w:rsidR="00CD2331" w:rsidRDefault="00CD2331">
      <w:pPr>
        <w:pBdr>
          <w:top w:val="nil"/>
          <w:left w:val="nil"/>
          <w:bottom w:val="nil"/>
          <w:right w:val="nil"/>
          <w:between w:val="nil"/>
        </w:pBdr>
        <w:spacing w:before="40" w:line="276" w:lineRule="auto"/>
        <w:ind w:left="481"/>
        <w:jc w:val="both"/>
        <w:rPr>
          <w:color w:val="000000"/>
        </w:rPr>
      </w:pPr>
    </w:p>
    <w:p w14:paraId="28C28804"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lastRenderedPageBreak/>
        <w:t xml:space="preserve">    2. Initial Estimation by Experts:</w:t>
      </w:r>
    </w:p>
    <w:p w14:paraId="49E8D4D9"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w:t>
      </w:r>
      <w:r>
        <w:rPr>
          <w:color w:val="000000"/>
        </w:rPr>
        <w:t xml:space="preserve">      Activity:</w:t>
      </w:r>
    </w:p>
    <w:p w14:paraId="043A690B"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 Each member of the estimation team provides their independent estimate for the duration or effort required for each task.</w:t>
      </w:r>
    </w:p>
    <w:p w14:paraId="4FDC872A"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 The estimates can be provided in terms of days, weeks, or months depending on the complexity of th</w:t>
      </w:r>
      <w:r>
        <w:rPr>
          <w:color w:val="000000"/>
        </w:rPr>
        <w:t>e task.</w:t>
      </w:r>
    </w:p>
    <w:p w14:paraId="5A3A2AA0"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 These are typically provided anonymously to avoid bias from groupthink or influential members.</w:t>
      </w:r>
    </w:p>
    <w:p w14:paraId="04822A33"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For example:</w:t>
      </w:r>
    </w:p>
    <w:p w14:paraId="1099937D"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 Task 1 (Develop car showcase module): Expert 1 estimates 2 weeks, Expert 2 estimates 3 weeks, and so on.</w:t>
      </w:r>
    </w:p>
    <w:p w14:paraId="6EBBD549" w14:textId="77777777" w:rsidR="00CD2331" w:rsidRDefault="00CD2331">
      <w:pPr>
        <w:pBdr>
          <w:top w:val="nil"/>
          <w:left w:val="nil"/>
          <w:bottom w:val="nil"/>
          <w:right w:val="nil"/>
          <w:between w:val="nil"/>
        </w:pBdr>
        <w:spacing w:before="40" w:line="276" w:lineRule="auto"/>
        <w:ind w:left="481"/>
        <w:jc w:val="both"/>
        <w:rPr>
          <w:color w:val="000000"/>
        </w:rPr>
      </w:pPr>
    </w:p>
    <w:p w14:paraId="36F2382C"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3.</w:t>
      </w:r>
      <w:r>
        <w:rPr>
          <w:color w:val="000000"/>
        </w:rPr>
        <w:t xml:space="preserve"> Group Discussion and Clarification:</w:t>
      </w:r>
    </w:p>
    <w:p w14:paraId="0561C422"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Activity:</w:t>
      </w:r>
    </w:p>
    <w:p w14:paraId="12ADFF28"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 Once the initial estimates are gathered, the project manager or moderator arranges a group discussion to review the estimates and clarify any ambiguities.</w:t>
      </w:r>
    </w:p>
    <w:p w14:paraId="38225ADA"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 Each expert explains the r</w:t>
      </w:r>
      <w:r>
        <w:rPr>
          <w:color w:val="000000"/>
        </w:rPr>
        <w:t>ationale behind their estimate.</w:t>
      </w:r>
    </w:p>
    <w:p w14:paraId="19043550"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 The purpose of the discussion is to uncover any misunderstandings about the scope, assumptions, or constraints that might have influenced the estimates.</w:t>
      </w:r>
    </w:p>
    <w:p w14:paraId="517E08EA"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For example:</w:t>
      </w:r>
    </w:p>
    <w:p w14:paraId="6B28E474"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 Expert 1 may explain that their estimate is based on the complexity of the user interface required for the car showcase.</w:t>
      </w:r>
    </w:p>
    <w:p w14:paraId="1AD1221D"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 Expert 2 might suggest that additional features for payment integration may make the task more complex, requiring m</w:t>
      </w:r>
      <w:r>
        <w:rPr>
          <w:color w:val="000000"/>
        </w:rPr>
        <w:t>ore time.</w:t>
      </w:r>
    </w:p>
    <w:p w14:paraId="641682A2" w14:textId="77777777" w:rsidR="00CD2331" w:rsidRDefault="00CD2331">
      <w:pPr>
        <w:pBdr>
          <w:top w:val="nil"/>
          <w:left w:val="nil"/>
          <w:bottom w:val="nil"/>
          <w:right w:val="nil"/>
          <w:between w:val="nil"/>
        </w:pBdr>
        <w:spacing w:before="40" w:line="276" w:lineRule="auto"/>
        <w:ind w:left="481"/>
        <w:jc w:val="both"/>
        <w:rPr>
          <w:color w:val="000000"/>
        </w:rPr>
      </w:pPr>
    </w:p>
    <w:p w14:paraId="4E9E615C"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4. Re-estimation and Refinement:</w:t>
      </w:r>
    </w:p>
    <w:p w14:paraId="2D09DE77"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Activity:</w:t>
      </w:r>
    </w:p>
    <w:p w14:paraId="6EA83F1D"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 After the discussion, the experts are asked to revise their estimates based on the insights shared during the group discussion.</w:t>
      </w:r>
    </w:p>
    <w:p w14:paraId="478A2B1A"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 This process allows the team to refine the estimates by considering all perspectives and gaining a deeper understanding of the tasks involved.</w:t>
      </w:r>
    </w:p>
    <w:p w14:paraId="1AA4701F"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For example:</w:t>
      </w:r>
    </w:p>
    <w:p w14:paraId="316E096A"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 After discussing potential difficulties, Expert 1 revises their estimate</w:t>
      </w:r>
      <w:r>
        <w:rPr>
          <w:color w:val="000000"/>
        </w:rPr>
        <w:t xml:space="preserve"> to 3 weeks for the car showcase module, and Expert 2 revises to 4 weeks, and so on.</w:t>
      </w:r>
    </w:p>
    <w:p w14:paraId="656BEB2B" w14:textId="77777777" w:rsidR="00CD2331" w:rsidRDefault="00CD2331">
      <w:pPr>
        <w:pBdr>
          <w:top w:val="nil"/>
          <w:left w:val="nil"/>
          <w:bottom w:val="nil"/>
          <w:right w:val="nil"/>
          <w:between w:val="nil"/>
        </w:pBdr>
        <w:spacing w:before="40" w:line="276" w:lineRule="auto"/>
        <w:ind w:left="481"/>
        <w:jc w:val="both"/>
        <w:rPr>
          <w:color w:val="000000"/>
        </w:rPr>
      </w:pPr>
    </w:p>
    <w:p w14:paraId="7829AB48"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5. Final Estimation and Consensus:</w:t>
      </w:r>
    </w:p>
    <w:p w14:paraId="719CE11D"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Activity:</w:t>
      </w:r>
    </w:p>
    <w:p w14:paraId="2A750E65"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 The group revises the estimates one more time based on the discussion and any additional information sh</w:t>
      </w:r>
      <w:r>
        <w:rPr>
          <w:color w:val="000000"/>
        </w:rPr>
        <w:t>ared.</w:t>
      </w:r>
    </w:p>
    <w:p w14:paraId="67B61214"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 A consensus is reached on the final estimates, which will then be used for scheduling and resource planning.</w:t>
      </w:r>
    </w:p>
    <w:p w14:paraId="4EE07DDA"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lastRenderedPageBreak/>
        <w:t xml:space="preserve">        For example:</w:t>
      </w:r>
    </w:p>
    <w:p w14:paraId="15490650"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 The final agreed-upon estimate for the car showcase module might be 3 weeks.</w:t>
      </w:r>
    </w:p>
    <w:p w14:paraId="2D83F70B" w14:textId="77777777" w:rsidR="00CD2331" w:rsidRDefault="00CD2331">
      <w:pPr>
        <w:pBdr>
          <w:top w:val="nil"/>
          <w:left w:val="nil"/>
          <w:bottom w:val="nil"/>
          <w:right w:val="nil"/>
          <w:between w:val="nil"/>
        </w:pBdr>
        <w:spacing w:before="40" w:line="276" w:lineRule="auto"/>
        <w:ind w:left="481"/>
        <w:jc w:val="both"/>
        <w:rPr>
          <w:color w:val="000000"/>
        </w:rPr>
      </w:pPr>
    </w:p>
    <w:p w14:paraId="3AA91B84" w14:textId="77777777" w:rsidR="00CD2331" w:rsidRDefault="00CD2331">
      <w:pPr>
        <w:pBdr>
          <w:top w:val="nil"/>
          <w:left w:val="nil"/>
          <w:bottom w:val="nil"/>
          <w:right w:val="nil"/>
          <w:between w:val="nil"/>
        </w:pBdr>
        <w:spacing w:before="40" w:line="276" w:lineRule="auto"/>
        <w:ind w:left="481"/>
        <w:jc w:val="both"/>
        <w:rPr>
          <w:color w:val="000000"/>
        </w:rPr>
      </w:pPr>
    </w:p>
    <w:p w14:paraId="04916B7A" w14:textId="77777777" w:rsidR="00CD2331" w:rsidRDefault="00CD2331">
      <w:pPr>
        <w:pBdr>
          <w:top w:val="nil"/>
          <w:left w:val="nil"/>
          <w:bottom w:val="nil"/>
          <w:right w:val="nil"/>
          <w:between w:val="nil"/>
        </w:pBdr>
        <w:spacing w:before="40" w:line="276" w:lineRule="auto"/>
        <w:ind w:left="481"/>
        <w:jc w:val="both"/>
        <w:rPr>
          <w:color w:val="000000"/>
        </w:rPr>
      </w:pPr>
    </w:p>
    <w:p w14:paraId="59D4D699" w14:textId="77777777" w:rsidR="00CD2331" w:rsidRDefault="00C52417">
      <w:pPr>
        <w:pBdr>
          <w:top w:val="nil"/>
          <w:left w:val="nil"/>
          <w:bottom w:val="nil"/>
          <w:right w:val="nil"/>
          <w:between w:val="nil"/>
        </w:pBdr>
        <w:spacing w:before="40" w:line="276" w:lineRule="auto"/>
        <w:ind w:left="481"/>
        <w:jc w:val="both"/>
        <w:rPr>
          <w:b/>
          <w:i/>
          <w:color w:val="000000"/>
          <w:u w:val="single"/>
        </w:rPr>
      </w:pPr>
      <w:r>
        <w:rPr>
          <w:b/>
          <w:i/>
          <w:color w:val="000000"/>
          <w:u w:val="single"/>
        </w:rPr>
        <w:t xml:space="preserve"> Estimation Form and</w:t>
      </w:r>
      <w:r>
        <w:rPr>
          <w:b/>
          <w:i/>
          <w:color w:val="000000"/>
          <w:u w:val="single"/>
        </w:rPr>
        <w:t xml:space="preserve"> Tentative Convergence Chart:</w:t>
      </w:r>
    </w:p>
    <w:p w14:paraId="55399D06"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The estimation form should capture the initial estimates, final estimates, and any necessary comments or justifications provided by the experts.</w:t>
      </w:r>
    </w:p>
    <w:p w14:paraId="1E49C92C" w14:textId="77777777" w:rsidR="00CD2331" w:rsidRDefault="00CD2331">
      <w:pPr>
        <w:pBdr>
          <w:top w:val="nil"/>
          <w:left w:val="nil"/>
          <w:bottom w:val="nil"/>
          <w:right w:val="nil"/>
          <w:between w:val="nil"/>
        </w:pBdr>
        <w:spacing w:before="40" w:line="276" w:lineRule="auto"/>
        <w:ind w:left="481"/>
        <w:jc w:val="both"/>
        <w:rPr>
          <w:color w:val="000000"/>
        </w:rPr>
      </w:pPr>
    </w:p>
    <w:tbl>
      <w:tblPr>
        <w:tblStyle w:val="a"/>
        <w:tblW w:w="95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1105"/>
        <w:gridCol w:w="1105"/>
        <w:gridCol w:w="1105"/>
        <w:gridCol w:w="1177"/>
        <w:gridCol w:w="1105"/>
        <w:gridCol w:w="1105"/>
        <w:gridCol w:w="1457"/>
      </w:tblGrid>
      <w:tr w:rsidR="00CD2331" w14:paraId="1334CCD0" w14:textId="77777777">
        <w:trPr>
          <w:jc w:val="center"/>
        </w:trPr>
        <w:tc>
          <w:tcPr>
            <w:tcW w:w="1417" w:type="dxa"/>
          </w:tcPr>
          <w:p w14:paraId="0FB7563C" w14:textId="77777777" w:rsidR="00CD2331" w:rsidRDefault="00C52417">
            <w:pPr>
              <w:pBdr>
                <w:top w:val="nil"/>
                <w:left w:val="nil"/>
                <w:bottom w:val="nil"/>
                <w:right w:val="nil"/>
                <w:between w:val="nil"/>
              </w:pBdr>
              <w:spacing w:before="40"/>
              <w:jc w:val="center"/>
              <w:rPr>
                <w:b/>
                <w:color w:val="000000"/>
              </w:rPr>
            </w:pPr>
            <w:r>
              <w:rPr>
                <w:b/>
                <w:color w:val="000000"/>
              </w:rPr>
              <w:t>Task</w:t>
            </w:r>
          </w:p>
        </w:tc>
        <w:tc>
          <w:tcPr>
            <w:tcW w:w="1105" w:type="dxa"/>
          </w:tcPr>
          <w:p w14:paraId="0773E696" w14:textId="77777777" w:rsidR="00CD2331" w:rsidRDefault="00C52417">
            <w:pPr>
              <w:pBdr>
                <w:top w:val="nil"/>
                <w:left w:val="nil"/>
                <w:bottom w:val="nil"/>
                <w:right w:val="nil"/>
                <w:between w:val="nil"/>
              </w:pBdr>
              <w:spacing w:before="40"/>
              <w:jc w:val="center"/>
              <w:rPr>
                <w:b/>
                <w:color w:val="000000"/>
              </w:rPr>
            </w:pPr>
            <w:r>
              <w:rPr>
                <w:b/>
                <w:color w:val="000000"/>
              </w:rPr>
              <w:t>Expert 1 Estimate</w:t>
            </w:r>
          </w:p>
        </w:tc>
        <w:tc>
          <w:tcPr>
            <w:tcW w:w="1105" w:type="dxa"/>
          </w:tcPr>
          <w:p w14:paraId="0461B11B" w14:textId="77777777" w:rsidR="00CD2331" w:rsidRDefault="00C52417">
            <w:pPr>
              <w:pBdr>
                <w:top w:val="nil"/>
                <w:left w:val="nil"/>
                <w:bottom w:val="nil"/>
                <w:right w:val="nil"/>
                <w:between w:val="nil"/>
              </w:pBdr>
              <w:spacing w:before="40"/>
              <w:jc w:val="center"/>
              <w:rPr>
                <w:b/>
                <w:color w:val="000000"/>
              </w:rPr>
            </w:pPr>
            <w:r>
              <w:rPr>
                <w:b/>
                <w:color w:val="000000"/>
              </w:rPr>
              <w:t>Expert 2 Estimate</w:t>
            </w:r>
          </w:p>
        </w:tc>
        <w:tc>
          <w:tcPr>
            <w:tcW w:w="1105" w:type="dxa"/>
          </w:tcPr>
          <w:p w14:paraId="32D41D85" w14:textId="77777777" w:rsidR="00CD2331" w:rsidRDefault="00C52417">
            <w:pPr>
              <w:pBdr>
                <w:top w:val="nil"/>
                <w:left w:val="nil"/>
                <w:bottom w:val="nil"/>
                <w:right w:val="nil"/>
                <w:between w:val="nil"/>
              </w:pBdr>
              <w:spacing w:before="40"/>
              <w:jc w:val="center"/>
              <w:rPr>
                <w:b/>
                <w:color w:val="000000"/>
              </w:rPr>
            </w:pPr>
            <w:r>
              <w:rPr>
                <w:b/>
                <w:color w:val="000000"/>
              </w:rPr>
              <w:t>Expert 3 Estimate</w:t>
            </w:r>
          </w:p>
        </w:tc>
        <w:tc>
          <w:tcPr>
            <w:tcW w:w="1177" w:type="dxa"/>
          </w:tcPr>
          <w:p w14:paraId="0E7D4073" w14:textId="77777777" w:rsidR="00CD2331" w:rsidRDefault="00C52417">
            <w:pPr>
              <w:pBdr>
                <w:top w:val="nil"/>
                <w:left w:val="nil"/>
                <w:bottom w:val="nil"/>
                <w:right w:val="nil"/>
                <w:between w:val="nil"/>
              </w:pBdr>
              <w:spacing w:before="40"/>
              <w:jc w:val="center"/>
              <w:rPr>
                <w:b/>
                <w:color w:val="000000"/>
              </w:rPr>
            </w:pPr>
            <w:r>
              <w:rPr>
                <w:b/>
                <w:color w:val="000000"/>
              </w:rPr>
              <w:t>Expert 4 Estimate</w:t>
            </w:r>
          </w:p>
        </w:tc>
        <w:tc>
          <w:tcPr>
            <w:tcW w:w="1105" w:type="dxa"/>
          </w:tcPr>
          <w:p w14:paraId="761E3A0A" w14:textId="77777777" w:rsidR="00CD2331" w:rsidRDefault="00C52417">
            <w:pPr>
              <w:pBdr>
                <w:top w:val="nil"/>
                <w:left w:val="nil"/>
                <w:bottom w:val="nil"/>
                <w:right w:val="nil"/>
                <w:between w:val="nil"/>
              </w:pBdr>
              <w:spacing w:before="40"/>
              <w:jc w:val="center"/>
              <w:rPr>
                <w:b/>
                <w:color w:val="000000"/>
              </w:rPr>
            </w:pPr>
            <w:r>
              <w:rPr>
                <w:b/>
                <w:color w:val="000000"/>
              </w:rPr>
              <w:t>Expert 5 Estimate</w:t>
            </w:r>
          </w:p>
        </w:tc>
        <w:tc>
          <w:tcPr>
            <w:tcW w:w="1105" w:type="dxa"/>
          </w:tcPr>
          <w:p w14:paraId="00A58FAB" w14:textId="77777777" w:rsidR="00CD2331" w:rsidRDefault="00C52417">
            <w:pPr>
              <w:pBdr>
                <w:top w:val="nil"/>
                <w:left w:val="nil"/>
                <w:bottom w:val="nil"/>
                <w:right w:val="nil"/>
                <w:between w:val="nil"/>
              </w:pBdr>
              <w:spacing w:before="40"/>
              <w:jc w:val="center"/>
              <w:rPr>
                <w:b/>
                <w:color w:val="000000"/>
              </w:rPr>
            </w:pPr>
            <w:r>
              <w:rPr>
                <w:b/>
                <w:color w:val="000000"/>
              </w:rPr>
              <w:t>Final Estimate</w:t>
            </w:r>
          </w:p>
        </w:tc>
        <w:tc>
          <w:tcPr>
            <w:tcW w:w="1457" w:type="dxa"/>
          </w:tcPr>
          <w:p w14:paraId="6A853450" w14:textId="77777777" w:rsidR="00CD2331" w:rsidRDefault="00C52417">
            <w:pPr>
              <w:pBdr>
                <w:top w:val="nil"/>
                <w:left w:val="nil"/>
                <w:bottom w:val="nil"/>
                <w:right w:val="nil"/>
                <w:between w:val="nil"/>
              </w:pBdr>
              <w:spacing w:before="40"/>
              <w:jc w:val="center"/>
              <w:rPr>
                <w:b/>
                <w:color w:val="000000"/>
              </w:rPr>
            </w:pPr>
            <w:r>
              <w:rPr>
                <w:b/>
                <w:color w:val="000000"/>
              </w:rPr>
              <w:t>Comments</w:t>
            </w:r>
          </w:p>
        </w:tc>
      </w:tr>
      <w:tr w:rsidR="00CD2331" w14:paraId="06D1BC51" w14:textId="77777777">
        <w:trPr>
          <w:jc w:val="center"/>
        </w:trPr>
        <w:tc>
          <w:tcPr>
            <w:tcW w:w="1417" w:type="dxa"/>
          </w:tcPr>
          <w:p w14:paraId="6BA20E25" w14:textId="77777777" w:rsidR="00CD2331" w:rsidRDefault="00C52417">
            <w:pPr>
              <w:pBdr>
                <w:top w:val="nil"/>
                <w:left w:val="nil"/>
                <w:bottom w:val="nil"/>
                <w:right w:val="nil"/>
                <w:between w:val="nil"/>
              </w:pBdr>
              <w:spacing w:before="40"/>
              <w:jc w:val="center"/>
              <w:rPr>
                <w:color w:val="000000"/>
              </w:rPr>
            </w:pPr>
            <w:r>
              <w:rPr>
                <w:color w:val="000000"/>
              </w:rPr>
              <w:t>Develop Car Showcase Module</w:t>
            </w:r>
          </w:p>
        </w:tc>
        <w:tc>
          <w:tcPr>
            <w:tcW w:w="1105" w:type="dxa"/>
          </w:tcPr>
          <w:p w14:paraId="43057F54" w14:textId="77777777" w:rsidR="00CD2331" w:rsidRDefault="00C52417">
            <w:pPr>
              <w:pBdr>
                <w:top w:val="nil"/>
                <w:left w:val="nil"/>
                <w:bottom w:val="nil"/>
                <w:right w:val="nil"/>
                <w:between w:val="nil"/>
              </w:pBdr>
              <w:spacing w:before="40"/>
              <w:jc w:val="center"/>
              <w:rPr>
                <w:color w:val="000000"/>
              </w:rPr>
            </w:pPr>
            <w:r>
              <w:rPr>
                <w:color w:val="000000"/>
              </w:rPr>
              <w:t>2 weeks</w:t>
            </w:r>
          </w:p>
        </w:tc>
        <w:tc>
          <w:tcPr>
            <w:tcW w:w="1105" w:type="dxa"/>
          </w:tcPr>
          <w:p w14:paraId="44F283EB" w14:textId="77777777" w:rsidR="00CD2331" w:rsidRDefault="00C52417">
            <w:pPr>
              <w:pBdr>
                <w:top w:val="nil"/>
                <w:left w:val="nil"/>
                <w:bottom w:val="nil"/>
                <w:right w:val="nil"/>
                <w:between w:val="nil"/>
              </w:pBdr>
              <w:spacing w:before="40"/>
              <w:jc w:val="center"/>
              <w:rPr>
                <w:color w:val="000000"/>
              </w:rPr>
            </w:pPr>
            <w:r>
              <w:rPr>
                <w:color w:val="000000"/>
              </w:rPr>
              <w:t>3 weeks</w:t>
            </w:r>
          </w:p>
        </w:tc>
        <w:tc>
          <w:tcPr>
            <w:tcW w:w="1105" w:type="dxa"/>
          </w:tcPr>
          <w:p w14:paraId="26BBB660" w14:textId="77777777" w:rsidR="00CD2331" w:rsidRDefault="00C52417">
            <w:pPr>
              <w:pBdr>
                <w:top w:val="nil"/>
                <w:left w:val="nil"/>
                <w:bottom w:val="nil"/>
                <w:right w:val="nil"/>
                <w:between w:val="nil"/>
              </w:pBdr>
              <w:spacing w:before="40"/>
              <w:jc w:val="center"/>
              <w:rPr>
                <w:color w:val="000000"/>
              </w:rPr>
            </w:pPr>
            <w:r>
              <w:rPr>
                <w:color w:val="000000"/>
              </w:rPr>
              <w:t>2.5 weeks</w:t>
            </w:r>
          </w:p>
        </w:tc>
        <w:tc>
          <w:tcPr>
            <w:tcW w:w="1177" w:type="dxa"/>
          </w:tcPr>
          <w:p w14:paraId="0A5038DA" w14:textId="77777777" w:rsidR="00CD2331" w:rsidRDefault="00C52417">
            <w:pPr>
              <w:pBdr>
                <w:top w:val="nil"/>
                <w:left w:val="nil"/>
                <w:bottom w:val="nil"/>
                <w:right w:val="nil"/>
                <w:between w:val="nil"/>
              </w:pBdr>
              <w:spacing w:before="40"/>
              <w:jc w:val="center"/>
              <w:rPr>
                <w:color w:val="000000"/>
              </w:rPr>
            </w:pPr>
            <w:r>
              <w:rPr>
                <w:color w:val="000000"/>
              </w:rPr>
              <w:t>3 weeks</w:t>
            </w:r>
          </w:p>
        </w:tc>
        <w:tc>
          <w:tcPr>
            <w:tcW w:w="1105" w:type="dxa"/>
          </w:tcPr>
          <w:p w14:paraId="42A1AA9C" w14:textId="77777777" w:rsidR="00CD2331" w:rsidRDefault="00C52417">
            <w:pPr>
              <w:pBdr>
                <w:top w:val="nil"/>
                <w:left w:val="nil"/>
                <w:bottom w:val="nil"/>
                <w:right w:val="nil"/>
                <w:between w:val="nil"/>
              </w:pBdr>
              <w:spacing w:before="40"/>
              <w:jc w:val="center"/>
              <w:rPr>
                <w:color w:val="000000"/>
              </w:rPr>
            </w:pPr>
            <w:r>
              <w:rPr>
                <w:color w:val="000000"/>
              </w:rPr>
              <w:t>3 weeks</w:t>
            </w:r>
          </w:p>
        </w:tc>
        <w:tc>
          <w:tcPr>
            <w:tcW w:w="1105" w:type="dxa"/>
          </w:tcPr>
          <w:p w14:paraId="4F1AEAFA" w14:textId="77777777" w:rsidR="00CD2331" w:rsidRDefault="00C52417">
            <w:pPr>
              <w:pBdr>
                <w:top w:val="nil"/>
                <w:left w:val="nil"/>
                <w:bottom w:val="nil"/>
                <w:right w:val="nil"/>
                <w:between w:val="nil"/>
              </w:pBdr>
              <w:spacing w:before="40"/>
              <w:jc w:val="center"/>
              <w:rPr>
                <w:color w:val="000000"/>
              </w:rPr>
            </w:pPr>
            <w:r>
              <w:rPr>
                <w:color w:val="000000"/>
              </w:rPr>
              <w:t>3 weeks</w:t>
            </w:r>
          </w:p>
        </w:tc>
        <w:tc>
          <w:tcPr>
            <w:tcW w:w="1457" w:type="dxa"/>
          </w:tcPr>
          <w:p w14:paraId="56B55D86" w14:textId="77777777" w:rsidR="00CD2331" w:rsidRDefault="00C52417">
            <w:pPr>
              <w:pBdr>
                <w:top w:val="nil"/>
                <w:left w:val="nil"/>
                <w:bottom w:val="nil"/>
                <w:right w:val="nil"/>
                <w:between w:val="nil"/>
              </w:pBdr>
              <w:spacing w:before="40"/>
              <w:jc w:val="center"/>
              <w:rPr>
                <w:color w:val="000000"/>
              </w:rPr>
            </w:pPr>
            <w:r>
              <w:rPr>
                <w:color w:val="000000"/>
              </w:rPr>
              <w:t>Difficulty in UI design and integration</w:t>
            </w:r>
          </w:p>
        </w:tc>
      </w:tr>
      <w:tr w:rsidR="00CD2331" w14:paraId="21E6071F" w14:textId="77777777">
        <w:trPr>
          <w:jc w:val="center"/>
        </w:trPr>
        <w:tc>
          <w:tcPr>
            <w:tcW w:w="1417" w:type="dxa"/>
          </w:tcPr>
          <w:p w14:paraId="373232B6" w14:textId="77777777" w:rsidR="00CD2331" w:rsidRDefault="00C52417">
            <w:pPr>
              <w:pBdr>
                <w:top w:val="nil"/>
                <w:left w:val="nil"/>
                <w:bottom w:val="nil"/>
                <w:right w:val="nil"/>
                <w:between w:val="nil"/>
              </w:pBdr>
              <w:spacing w:before="40"/>
              <w:jc w:val="center"/>
              <w:rPr>
                <w:color w:val="000000"/>
              </w:rPr>
            </w:pPr>
            <w:r>
              <w:rPr>
                <w:color w:val="000000"/>
              </w:rPr>
              <w:t>Integrate Secure Payment Gateway</w:t>
            </w:r>
          </w:p>
        </w:tc>
        <w:tc>
          <w:tcPr>
            <w:tcW w:w="1105" w:type="dxa"/>
          </w:tcPr>
          <w:p w14:paraId="1BD04E4E" w14:textId="77777777" w:rsidR="00CD2331" w:rsidRDefault="00C52417">
            <w:pPr>
              <w:pBdr>
                <w:top w:val="nil"/>
                <w:left w:val="nil"/>
                <w:bottom w:val="nil"/>
                <w:right w:val="nil"/>
                <w:between w:val="nil"/>
              </w:pBdr>
              <w:spacing w:before="40"/>
              <w:jc w:val="center"/>
              <w:rPr>
                <w:color w:val="000000"/>
              </w:rPr>
            </w:pPr>
            <w:r>
              <w:rPr>
                <w:color w:val="000000"/>
              </w:rPr>
              <w:t>1.5 weeks</w:t>
            </w:r>
          </w:p>
        </w:tc>
        <w:tc>
          <w:tcPr>
            <w:tcW w:w="1105" w:type="dxa"/>
          </w:tcPr>
          <w:p w14:paraId="2158C62D" w14:textId="77777777" w:rsidR="00CD2331" w:rsidRDefault="00C52417">
            <w:pPr>
              <w:pBdr>
                <w:top w:val="nil"/>
                <w:left w:val="nil"/>
                <w:bottom w:val="nil"/>
                <w:right w:val="nil"/>
                <w:between w:val="nil"/>
              </w:pBdr>
              <w:spacing w:before="40"/>
              <w:jc w:val="center"/>
              <w:rPr>
                <w:color w:val="000000"/>
              </w:rPr>
            </w:pPr>
            <w:r>
              <w:rPr>
                <w:color w:val="000000"/>
              </w:rPr>
              <w:t>1 week</w:t>
            </w:r>
          </w:p>
        </w:tc>
        <w:tc>
          <w:tcPr>
            <w:tcW w:w="1105" w:type="dxa"/>
          </w:tcPr>
          <w:p w14:paraId="65B77CE5" w14:textId="77777777" w:rsidR="00CD2331" w:rsidRDefault="00C52417">
            <w:pPr>
              <w:pBdr>
                <w:top w:val="nil"/>
                <w:left w:val="nil"/>
                <w:bottom w:val="nil"/>
                <w:right w:val="nil"/>
                <w:between w:val="nil"/>
              </w:pBdr>
              <w:spacing w:before="40"/>
              <w:jc w:val="center"/>
              <w:rPr>
                <w:color w:val="000000"/>
              </w:rPr>
            </w:pPr>
            <w:r>
              <w:rPr>
                <w:color w:val="000000"/>
              </w:rPr>
              <w:t>1.5 weeks</w:t>
            </w:r>
          </w:p>
        </w:tc>
        <w:tc>
          <w:tcPr>
            <w:tcW w:w="1177" w:type="dxa"/>
          </w:tcPr>
          <w:p w14:paraId="4B3F4125" w14:textId="77777777" w:rsidR="00CD2331" w:rsidRDefault="00C52417">
            <w:pPr>
              <w:pBdr>
                <w:top w:val="nil"/>
                <w:left w:val="nil"/>
                <w:bottom w:val="nil"/>
                <w:right w:val="nil"/>
                <w:between w:val="nil"/>
              </w:pBdr>
              <w:spacing w:before="40"/>
              <w:jc w:val="center"/>
              <w:rPr>
                <w:color w:val="000000"/>
              </w:rPr>
            </w:pPr>
            <w:r>
              <w:rPr>
                <w:color w:val="000000"/>
              </w:rPr>
              <w:t>2 weeks</w:t>
            </w:r>
          </w:p>
        </w:tc>
        <w:tc>
          <w:tcPr>
            <w:tcW w:w="1105" w:type="dxa"/>
          </w:tcPr>
          <w:p w14:paraId="54B30E1E" w14:textId="77777777" w:rsidR="00CD2331" w:rsidRDefault="00C52417">
            <w:pPr>
              <w:pBdr>
                <w:top w:val="nil"/>
                <w:left w:val="nil"/>
                <w:bottom w:val="nil"/>
                <w:right w:val="nil"/>
                <w:between w:val="nil"/>
              </w:pBdr>
              <w:spacing w:before="40"/>
              <w:jc w:val="center"/>
              <w:rPr>
                <w:color w:val="000000"/>
              </w:rPr>
            </w:pPr>
            <w:r>
              <w:rPr>
                <w:color w:val="000000"/>
              </w:rPr>
              <w:t>1.5 weeks</w:t>
            </w:r>
          </w:p>
        </w:tc>
        <w:tc>
          <w:tcPr>
            <w:tcW w:w="1105" w:type="dxa"/>
          </w:tcPr>
          <w:p w14:paraId="74318164" w14:textId="77777777" w:rsidR="00CD2331" w:rsidRDefault="00C52417">
            <w:pPr>
              <w:pBdr>
                <w:top w:val="nil"/>
                <w:left w:val="nil"/>
                <w:bottom w:val="nil"/>
                <w:right w:val="nil"/>
                <w:between w:val="nil"/>
              </w:pBdr>
              <w:spacing w:before="40"/>
              <w:jc w:val="center"/>
              <w:rPr>
                <w:color w:val="000000"/>
              </w:rPr>
            </w:pPr>
            <w:r>
              <w:rPr>
                <w:color w:val="000000"/>
              </w:rPr>
              <w:t>1.5 weeks</w:t>
            </w:r>
          </w:p>
        </w:tc>
        <w:tc>
          <w:tcPr>
            <w:tcW w:w="1457" w:type="dxa"/>
          </w:tcPr>
          <w:p w14:paraId="2A3DDA22" w14:textId="77777777" w:rsidR="00CD2331" w:rsidRDefault="00C52417">
            <w:pPr>
              <w:pBdr>
                <w:top w:val="nil"/>
                <w:left w:val="nil"/>
                <w:bottom w:val="nil"/>
                <w:right w:val="nil"/>
                <w:between w:val="nil"/>
              </w:pBdr>
              <w:spacing w:before="40"/>
              <w:jc w:val="center"/>
              <w:rPr>
                <w:color w:val="000000"/>
              </w:rPr>
            </w:pPr>
            <w:r>
              <w:rPr>
                <w:color w:val="000000"/>
              </w:rPr>
              <w:t>Complexity of third-party integration</w:t>
            </w:r>
          </w:p>
        </w:tc>
      </w:tr>
      <w:tr w:rsidR="00CD2331" w14:paraId="2A550783" w14:textId="77777777">
        <w:trPr>
          <w:jc w:val="center"/>
        </w:trPr>
        <w:tc>
          <w:tcPr>
            <w:tcW w:w="1417" w:type="dxa"/>
          </w:tcPr>
          <w:p w14:paraId="10ABEFA7" w14:textId="77777777" w:rsidR="00CD2331" w:rsidRDefault="00C52417">
            <w:pPr>
              <w:pBdr>
                <w:top w:val="nil"/>
                <w:left w:val="nil"/>
                <w:bottom w:val="nil"/>
                <w:right w:val="nil"/>
                <w:between w:val="nil"/>
              </w:pBdr>
              <w:spacing w:before="40"/>
              <w:jc w:val="center"/>
              <w:rPr>
                <w:color w:val="000000"/>
              </w:rPr>
            </w:pPr>
            <w:r>
              <w:rPr>
                <w:color w:val="000000"/>
              </w:rPr>
              <w:t>AI System for Self-Driving (Future)</w:t>
            </w:r>
          </w:p>
        </w:tc>
        <w:tc>
          <w:tcPr>
            <w:tcW w:w="1105" w:type="dxa"/>
          </w:tcPr>
          <w:p w14:paraId="2F15A6C5" w14:textId="77777777" w:rsidR="00CD2331" w:rsidRDefault="00C52417">
            <w:pPr>
              <w:pBdr>
                <w:top w:val="nil"/>
                <w:left w:val="nil"/>
                <w:bottom w:val="nil"/>
                <w:right w:val="nil"/>
                <w:between w:val="nil"/>
              </w:pBdr>
              <w:spacing w:before="40"/>
              <w:jc w:val="center"/>
              <w:rPr>
                <w:color w:val="000000"/>
              </w:rPr>
            </w:pPr>
            <w:r>
              <w:rPr>
                <w:color w:val="000000"/>
              </w:rPr>
              <w:t>Deferred</w:t>
            </w:r>
          </w:p>
        </w:tc>
        <w:tc>
          <w:tcPr>
            <w:tcW w:w="1105" w:type="dxa"/>
          </w:tcPr>
          <w:p w14:paraId="6CABA9E2" w14:textId="77777777" w:rsidR="00CD2331" w:rsidRDefault="00C52417">
            <w:pPr>
              <w:pBdr>
                <w:top w:val="nil"/>
                <w:left w:val="nil"/>
                <w:bottom w:val="nil"/>
                <w:right w:val="nil"/>
                <w:between w:val="nil"/>
              </w:pBdr>
              <w:spacing w:before="40"/>
              <w:jc w:val="center"/>
              <w:rPr>
                <w:color w:val="000000"/>
              </w:rPr>
            </w:pPr>
            <w:r>
              <w:rPr>
                <w:color w:val="000000"/>
              </w:rPr>
              <w:t>Deferred</w:t>
            </w:r>
          </w:p>
        </w:tc>
        <w:tc>
          <w:tcPr>
            <w:tcW w:w="1105" w:type="dxa"/>
          </w:tcPr>
          <w:p w14:paraId="10A12689" w14:textId="77777777" w:rsidR="00CD2331" w:rsidRDefault="00C52417">
            <w:pPr>
              <w:pBdr>
                <w:top w:val="nil"/>
                <w:left w:val="nil"/>
                <w:bottom w:val="nil"/>
                <w:right w:val="nil"/>
                <w:between w:val="nil"/>
              </w:pBdr>
              <w:spacing w:before="40"/>
              <w:jc w:val="center"/>
              <w:rPr>
                <w:color w:val="000000"/>
              </w:rPr>
            </w:pPr>
            <w:r>
              <w:rPr>
                <w:color w:val="000000"/>
              </w:rPr>
              <w:t>Deferred</w:t>
            </w:r>
          </w:p>
        </w:tc>
        <w:tc>
          <w:tcPr>
            <w:tcW w:w="1177" w:type="dxa"/>
          </w:tcPr>
          <w:p w14:paraId="11500ABF" w14:textId="77777777" w:rsidR="00CD2331" w:rsidRDefault="00C52417">
            <w:pPr>
              <w:pBdr>
                <w:top w:val="nil"/>
                <w:left w:val="nil"/>
                <w:bottom w:val="nil"/>
                <w:right w:val="nil"/>
                <w:between w:val="nil"/>
              </w:pBdr>
              <w:spacing w:before="40"/>
              <w:jc w:val="center"/>
              <w:rPr>
                <w:color w:val="000000"/>
              </w:rPr>
            </w:pPr>
            <w:r>
              <w:rPr>
                <w:color w:val="000000"/>
              </w:rPr>
              <w:t>Deferred</w:t>
            </w:r>
          </w:p>
        </w:tc>
        <w:tc>
          <w:tcPr>
            <w:tcW w:w="1105" w:type="dxa"/>
          </w:tcPr>
          <w:p w14:paraId="46B904F9" w14:textId="77777777" w:rsidR="00CD2331" w:rsidRDefault="00C52417">
            <w:pPr>
              <w:pBdr>
                <w:top w:val="nil"/>
                <w:left w:val="nil"/>
                <w:bottom w:val="nil"/>
                <w:right w:val="nil"/>
                <w:between w:val="nil"/>
              </w:pBdr>
              <w:spacing w:before="40"/>
              <w:jc w:val="center"/>
              <w:rPr>
                <w:color w:val="000000"/>
              </w:rPr>
            </w:pPr>
            <w:r>
              <w:rPr>
                <w:color w:val="000000"/>
              </w:rPr>
              <w:t>Deferred</w:t>
            </w:r>
          </w:p>
        </w:tc>
        <w:tc>
          <w:tcPr>
            <w:tcW w:w="1105" w:type="dxa"/>
          </w:tcPr>
          <w:p w14:paraId="43009827" w14:textId="77777777" w:rsidR="00CD2331" w:rsidRDefault="00C52417">
            <w:pPr>
              <w:pBdr>
                <w:top w:val="nil"/>
                <w:left w:val="nil"/>
                <w:bottom w:val="nil"/>
                <w:right w:val="nil"/>
                <w:between w:val="nil"/>
              </w:pBdr>
              <w:spacing w:before="40"/>
              <w:jc w:val="center"/>
              <w:rPr>
                <w:color w:val="000000"/>
              </w:rPr>
            </w:pPr>
            <w:r>
              <w:rPr>
                <w:color w:val="000000"/>
              </w:rPr>
              <w:t>Deferred</w:t>
            </w:r>
          </w:p>
        </w:tc>
        <w:tc>
          <w:tcPr>
            <w:tcW w:w="1457" w:type="dxa"/>
          </w:tcPr>
          <w:p w14:paraId="08D9E5E4" w14:textId="77777777" w:rsidR="00CD2331" w:rsidRDefault="00C52417">
            <w:pPr>
              <w:pBdr>
                <w:top w:val="nil"/>
                <w:left w:val="nil"/>
                <w:bottom w:val="nil"/>
                <w:right w:val="nil"/>
                <w:between w:val="nil"/>
              </w:pBdr>
              <w:spacing w:before="40"/>
              <w:jc w:val="center"/>
              <w:rPr>
                <w:color w:val="000000"/>
              </w:rPr>
            </w:pPr>
            <w:r>
              <w:rPr>
                <w:color w:val="000000"/>
              </w:rPr>
              <w:t>Feature deferred to future phase</w:t>
            </w:r>
          </w:p>
        </w:tc>
      </w:tr>
      <w:tr w:rsidR="00CD2331" w14:paraId="4A4C0C52" w14:textId="77777777">
        <w:trPr>
          <w:jc w:val="center"/>
        </w:trPr>
        <w:tc>
          <w:tcPr>
            <w:tcW w:w="1417" w:type="dxa"/>
          </w:tcPr>
          <w:p w14:paraId="1B0E0276" w14:textId="77777777" w:rsidR="00CD2331" w:rsidRDefault="00C52417">
            <w:pPr>
              <w:pBdr>
                <w:top w:val="nil"/>
                <w:left w:val="nil"/>
                <w:bottom w:val="nil"/>
                <w:right w:val="nil"/>
                <w:between w:val="nil"/>
              </w:pBdr>
              <w:spacing w:before="40"/>
              <w:jc w:val="center"/>
              <w:rPr>
                <w:color w:val="000000"/>
              </w:rPr>
            </w:pPr>
            <w:r>
              <w:rPr>
                <w:color w:val="000000"/>
              </w:rPr>
              <w:t>Real-Time Exam Monitoring</w:t>
            </w:r>
          </w:p>
        </w:tc>
        <w:tc>
          <w:tcPr>
            <w:tcW w:w="1105" w:type="dxa"/>
          </w:tcPr>
          <w:p w14:paraId="0381227E" w14:textId="77777777" w:rsidR="00CD2331" w:rsidRDefault="00C52417">
            <w:pPr>
              <w:pBdr>
                <w:top w:val="nil"/>
                <w:left w:val="nil"/>
                <w:bottom w:val="nil"/>
                <w:right w:val="nil"/>
                <w:between w:val="nil"/>
              </w:pBdr>
              <w:spacing w:before="40"/>
              <w:jc w:val="center"/>
              <w:rPr>
                <w:color w:val="000000"/>
              </w:rPr>
            </w:pPr>
            <w:r>
              <w:rPr>
                <w:color w:val="000000"/>
              </w:rPr>
              <w:t>3 weeks</w:t>
            </w:r>
          </w:p>
        </w:tc>
        <w:tc>
          <w:tcPr>
            <w:tcW w:w="1105" w:type="dxa"/>
          </w:tcPr>
          <w:p w14:paraId="0C14E30A" w14:textId="77777777" w:rsidR="00CD2331" w:rsidRDefault="00C52417">
            <w:pPr>
              <w:pBdr>
                <w:top w:val="nil"/>
                <w:left w:val="nil"/>
                <w:bottom w:val="nil"/>
                <w:right w:val="nil"/>
                <w:between w:val="nil"/>
              </w:pBdr>
              <w:spacing w:before="40"/>
              <w:jc w:val="center"/>
              <w:rPr>
                <w:color w:val="000000"/>
              </w:rPr>
            </w:pPr>
            <w:r>
              <w:rPr>
                <w:color w:val="000000"/>
              </w:rPr>
              <w:t>4 weeks</w:t>
            </w:r>
          </w:p>
        </w:tc>
        <w:tc>
          <w:tcPr>
            <w:tcW w:w="1105" w:type="dxa"/>
          </w:tcPr>
          <w:p w14:paraId="1856B101" w14:textId="77777777" w:rsidR="00CD2331" w:rsidRDefault="00C52417">
            <w:pPr>
              <w:pBdr>
                <w:top w:val="nil"/>
                <w:left w:val="nil"/>
                <w:bottom w:val="nil"/>
                <w:right w:val="nil"/>
                <w:between w:val="nil"/>
              </w:pBdr>
              <w:spacing w:before="40"/>
              <w:jc w:val="center"/>
              <w:rPr>
                <w:color w:val="000000"/>
              </w:rPr>
            </w:pPr>
            <w:r>
              <w:rPr>
                <w:color w:val="000000"/>
              </w:rPr>
              <w:t>3.5 weeks</w:t>
            </w:r>
          </w:p>
        </w:tc>
        <w:tc>
          <w:tcPr>
            <w:tcW w:w="1177" w:type="dxa"/>
          </w:tcPr>
          <w:p w14:paraId="50D139F2" w14:textId="77777777" w:rsidR="00CD2331" w:rsidRDefault="00C52417">
            <w:pPr>
              <w:pBdr>
                <w:top w:val="nil"/>
                <w:left w:val="nil"/>
                <w:bottom w:val="nil"/>
                <w:right w:val="nil"/>
                <w:between w:val="nil"/>
              </w:pBdr>
              <w:spacing w:before="40"/>
              <w:jc w:val="center"/>
              <w:rPr>
                <w:color w:val="000000"/>
              </w:rPr>
            </w:pPr>
            <w:r>
              <w:rPr>
                <w:color w:val="000000"/>
              </w:rPr>
              <w:t>4 weeks</w:t>
            </w:r>
          </w:p>
        </w:tc>
        <w:tc>
          <w:tcPr>
            <w:tcW w:w="1105" w:type="dxa"/>
          </w:tcPr>
          <w:p w14:paraId="05A8D6CE" w14:textId="77777777" w:rsidR="00CD2331" w:rsidRDefault="00C52417">
            <w:pPr>
              <w:pBdr>
                <w:top w:val="nil"/>
                <w:left w:val="nil"/>
                <w:bottom w:val="nil"/>
                <w:right w:val="nil"/>
                <w:between w:val="nil"/>
              </w:pBdr>
              <w:spacing w:before="40"/>
              <w:jc w:val="center"/>
              <w:rPr>
                <w:color w:val="000000"/>
              </w:rPr>
            </w:pPr>
            <w:r>
              <w:rPr>
                <w:color w:val="000000"/>
              </w:rPr>
              <w:t>4 weeks</w:t>
            </w:r>
          </w:p>
        </w:tc>
        <w:tc>
          <w:tcPr>
            <w:tcW w:w="1105" w:type="dxa"/>
          </w:tcPr>
          <w:p w14:paraId="394540CD" w14:textId="77777777" w:rsidR="00CD2331" w:rsidRDefault="00C52417">
            <w:pPr>
              <w:pBdr>
                <w:top w:val="nil"/>
                <w:left w:val="nil"/>
                <w:bottom w:val="nil"/>
                <w:right w:val="nil"/>
                <w:between w:val="nil"/>
              </w:pBdr>
              <w:spacing w:before="40"/>
              <w:jc w:val="center"/>
              <w:rPr>
                <w:color w:val="000000"/>
              </w:rPr>
            </w:pPr>
            <w:r>
              <w:rPr>
                <w:color w:val="000000"/>
              </w:rPr>
              <w:t>3.5 weeks</w:t>
            </w:r>
          </w:p>
        </w:tc>
        <w:tc>
          <w:tcPr>
            <w:tcW w:w="1457" w:type="dxa"/>
          </w:tcPr>
          <w:p w14:paraId="30D3D982" w14:textId="77777777" w:rsidR="00CD2331" w:rsidRDefault="00C52417">
            <w:pPr>
              <w:pBdr>
                <w:top w:val="nil"/>
                <w:left w:val="nil"/>
                <w:bottom w:val="nil"/>
                <w:right w:val="nil"/>
                <w:between w:val="nil"/>
              </w:pBdr>
              <w:spacing w:before="40"/>
              <w:jc w:val="center"/>
              <w:rPr>
                <w:color w:val="000000"/>
              </w:rPr>
            </w:pPr>
            <w:r>
              <w:rPr>
                <w:color w:val="000000"/>
              </w:rPr>
              <w:t>Use of AI and camera integration</w:t>
            </w:r>
          </w:p>
        </w:tc>
      </w:tr>
    </w:tbl>
    <w:p w14:paraId="62817330" w14:textId="77777777" w:rsidR="00CD2331" w:rsidRDefault="00CD2331">
      <w:pPr>
        <w:pBdr>
          <w:top w:val="nil"/>
          <w:left w:val="nil"/>
          <w:bottom w:val="nil"/>
          <w:right w:val="nil"/>
          <w:between w:val="nil"/>
        </w:pBdr>
        <w:spacing w:before="40" w:line="276" w:lineRule="auto"/>
        <w:ind w:left="481"/>
        <w:jc w:val="both"/>
        <w:rPr>
          <w:color w:val="000000"/>
        </w:rPr>
      </w:pPr>
    </w:p>
    <w:p w14:paraId="1B2CEAA1" w14:textId="77777777" w:rsidR="00CD2331" w:rsidRDefault="00C52417">
      <w:pPr>
        <w:pBdr>
          <w:top w:val="nil"/>
          <w:left w:val="nil"/>
          <w:bottom w:val="nil"/>
          <w:right w:val="nil"/>
          <w:between w:val="nil"/>
        </w:pBdr>
        <w:spacing w:before="40" w:line="276" w:lineRule="auto"/>
        <w:ind w:left="481"/>
        <w:jc w:val="both"/>
        <w:rPr>
          <w:b/>
          <w:i/>
          <w:color w:val="000000"/>
          <w:u w:val="single"/>
        </w:rPr>
      </w:pPr>
      <w:r>
        <w:rPr>
          <w:color w:val="000000"/>
        </w:rPr>
        <w:t xml:space="preserve">    </w:t>
      </w:r>
      <w:r>
        <w:rPr>
          <w:b/>
          <w:i/>
          <w:color w:val="000000"/>
          <w:u w:val="single"/>
        </w:rPr>
        <w:t>Tentative Convergence Chart:</w:t>
      </w:r>
    </w:p>
    <w:p w14:paraId="2531F570"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The convergence chart tracks the progress of estimates toward a final agreement. The y-axis represents the number of days or weeks, and the x-axis represents the iteration or stage of the estimation process.</w:t>
      </w:r>
    </w:p>
    <w:p w14:paraId="08A18017"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For example, after the first round, the </w:t>
      </w:r>
      <w:r>
        <w:rPr>
          <w:color w:val="000000"/>
        </w:rPr>
        <w:t>experts’ estimates might be spread out, but after each round of discussion and re-estimation, the estimates converge towards a single value.</w:t>
      </w:r>
    </w:p>
    <w:p w14:paraId="36BBA0E3"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w:t>
      </w:r>
    </w:p>
    <w:tbl>
      <w:tblPr>
        <w:tblStyle w:val="a0"/>
        <w:tblW w:w="8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1"/>
        <w:gridCol w:w="1068"/>
        <w:gridCol w:w="1068"/>
        <w:gridCol w:w="1149"/>
        <w:gridCol w:w="1149"/>
        <w:gridCol w:w="1149"/>
        <w:gridCol w:w="1662"/>
      </w:tblGrid>
      <w:tr w:rsidR="00CD2331" w14:paraId="58166898" w14:textId="77777777">
        <w:trPr>
          <w:jc w:val="center"/>
        </w:trPr>
        <w:tc>
          <w:tcPr>
            <w:tcW w:w="1251" w:type="dxa"/>
          </w:tcPr>
          <w:p w14:paraId="5717F696" w14:textId="77777777" w:rsidR="00CD2331" w:rsidRDefault="00C52417">
            <w:pPr>
              <w:pBdr>
                <w:top w:val="nil"/>
                <w:left w:val="nil"/>
                <w:bottom w:val="nil"/>
                <w:right w:val="nil"/>
                <w:between w:val="nil"/>
              </w:pBdr>
              <w:spacing w:before="40" w:line="276" w:lineRule="auto"/>
              <w:jc w:val="center"/>
              <w:rPr>
                <w:b/>
                <w:color w:val="000000"/>
              </w:rPr>
            </w:pPr>
            <w:r>
              <w:rPr>
                <w:b/>
                <w:color w:val="000000"/>
              </w:rPr>
              <w:t>Iteration</w:t>
            </w:r>
          </w:p>
        </w:tc>
        <w:tc>
          <w:tcPr>
            <w:tcW w:w="1068" w:type="dxa"/>
          </w:tcPr>
          <w:p w14:paraId="4D5BB554" w14:textId="77777777" w:rsidR="00CD2331" w:rsidRDefault="00C52417">
            <w:pPr>
              <w:pBdr>
                <w:top w:val="nil"/>
                <w:left w:val="nil"/>
                <w:bottom w:val="nil"/>
                <w:right w:val="nil"/>
                <w:between w:val="nil"/>
              </w:pBdr>
              <w:spacing w:before="40" w:line="276" w:lineRule="auto"/>
              <w:jc w:val="center"/>
              <w:rPr>
                <w:b/>
                <w:color w:val="000000"/>
              </w:rPr>
            </w:pPr>
            <w:r>
              <w:rPr>
                <w:b/>
                <w:color w:val="000000"/>
              </w:rPr>
              <w:t>Expert 1</w:t>
            </w:r>
          </w:p>
        </w:tc>
        <w:tc>
          <w:tcPr>
            <w:tcW w:w="1068" w:type="dxa"/>
          </w:tcPr>
          <w:p w14:paraId="52483360" w14:textId="77777777" w:rsidR="00CD2331" w:rsidRDefault="00C52417">
            <w:pPr>
              <w:pBdr>
                <w:top w:val="nil"/>
                <w:left w:val="nil"/>
                <w:bottom w:val="nil"/>
                <w:right w:val="nil"/>
                <w:between w:val="nil"/>
              </w:pBdr>
              <w:spacing w:before="40" w:line="276" w:lineRule="auto"/>
              <w:jc w:val="center"/>
              <w:rPr>
                <w:b/>
                <w:color w:val="000000"/>
              </w:rPr>
            </w:pPr>
            <w:r>
              <w:rPr>
                <w:b/>
                <w:color w:val="000000"/>
              </w:rPr>
              <w:t>Expert 2</w:t>
            </w:r>
          </w:p>
        </w:tc>
        <w:tc>
          <w:tcPr>
            <w:tcW w:w="1149" w:type="dxa"/>
          </w:tcPr>
          <w:p w14:paraId="36E7DE3D" w14:textId="77777777" w:rsidR="00CD2331" w:rsidRDefault="00C52417">
            <w:pPr>
              <w:pBdr>
                <w:top w:val="nil"/>
                <w:left w:val="nil"/>
                <w:bottom w:val="nil"/>
                <w:right w:val="nil"/>
                <w:between w:val="nil"/>
              </w:pBdr>
              <w:spacing w:before="40" w:line="276" w:lineRule="auto"/>
              <w:jc w:val="center"/>
              <w:rPr>
                <w:b/>
                <w:color w:val="000000"/>
              </w:rPr>
            </w:pPr>
            <w:r>
              <w:rPr>
                <w:b/>
                <w:color w:val="000000"/>
              </w:rPr>
              <w:t>Expert 3</w:t>
            </w:r>
          </w:p>
        </w:tc>
        <w:tc>
          <w:tcPr>
            <w:tcW w:w="1149" w:type="dxa"/>
          </w:tcPr>
          <w:p w14:paraId="7845A75E" w14:textId="77777777" w:rsidR="00CD2331" w:rsidRDefault="00C52417">
            <w:pPr>
              <w:pBdr>
                <w:top w:val="nil"/>
                <w:left w:val="nil"/>
                <w:bottom w:val="nil"/>
                <w:right w:val="nil"/>
                <w:between w:val="nil"/>
              </w:pBdr>
              <w:spacing w:before="40" w:line="276" w:lineRule="auto"/>
              <w:jc w:val="center"/>
              <w:rPr>
                <w:b/>
                <w:color w:val="000000"/>
              </w:rPr>
            </w:pPr>
            <w:r>
              <w:rPr>
                <w:b/>
                <w:color w:val="000000"/>
              </w:rPr>
              <w:t>Expert 4</w:t>
            </w:r>
          </w:p>
        </w:tc>
        <w:tc>
          <w:tcPr>
            <w:tcW w:w="1149" w:type="dxa"/>
          </w:tcPr>
          <w:p w14:paraId="2332BFDB" w14:textId="77777777" w:rsidR="00CD2331" w:rsidRDefault="00C52417">
            <w:pPr>
              <w:pBdr>
                <w:top w:val="nil"/>
                <w:left w:val="nil"/>
                <w:bottom w:val="nil"/>
                <w:right w:val="nil"/>
                <w:between w:val="nil"/>
              </w:pBdr>
              <w:spacing w:before="40" w:line="276" w:lineRule="auto"/>
              <w:jc w:val="center"/>
              <w:rPr>
                <w:b/>
                <w:color w:val="000000"/>
              </w:rPr>
            </w:pPr>
            <w:r>
              <w:rPr>
                <w:b/>
                <w:color w:val="000000"/>
              </w:rPr>
              <w:t>Expert 5</w:t>
            </w:r>
          </w:p>
        </w:tc>
        <w:tc>
          <w:tcPr>
            <w:tcW w:w="1662" w:type="dxa"/>
          </w:tcPr>
          <w:p w14:paraId="6CF6EE07" w14:textId="77777777" w:rsidR="00CD2331" w:rsidRDefault="00C52417">
            <w:pPr>
              <w:pBdr>
                <w:top w:val="nil"/>
                <w:left w:val="nil"/>
                <w:bottom w:val="nil"/>
                <w:right w:val="nil"/>
                <w:between w:val="nil"/>
              </w:pBdr>
              <w:spacing w:before="40" w:line="276" w:lineRule="auto"/>
              <w:jc w:val="center"/>
              <w:rPr>
                <w:b/>
                <w:color w:val="000000"/>
              </w:rPr>
            </w:pPr>
            <w:r>
              <w:rPr>
                <w:b/>
                <w:color w:val="000000"/>
              </w:rPr>
              <w:t>Final Estimate</w:t>
            </w:r>
          </w:p>
        </w:tc>
      </w:tr>
      <w:tr w:rsidR="00CD2331" w14:paraId="5831BED6" w14:textId="77777777">
        <w:trPr>
          <w:jc w:val="center"/>
        </w:trPr>
        <w:tc>
          <w:tcPr>
            <w:tcW w:w="1251" w:type="dxa"/>
          </w:tcPr>
          <w:p w14:paraId="6EB77857" w14:textId="77777777" w:rsidR="00CD2331" w:rsidRDefault="00C52417">
            <w:pPr>
              <w:pBdr>
                <w:top w:val="nil"/>
                <w:left w:val="nil"/>
                <w:bottom w:val="nil"/>
                <w:right w:val="nil"/>
                <w:between w:val="nil"/>
              </w:pBdr>
              <w:spacing w:before="40" w:line="276" w:lineRule="auto"/>
              <w:jc w:val="center"/>
              <w:rPr>
                <w:color w:val="000000"/>
              </w:rPr>
            </w:pPr>
            <w:r>
              <w:rPr>
                <w:color w:val="000000"/>
              </w:rPr>
              <w:t>1st Round</w:t>
            </w:r>
          </w:p>
        </w:tc>
        <w:tc>
          <w:tcPr>
            <w:tcW w:w="1068" w:type="dxa"/>
          </w:tcPr>
          <w:p w14:paraId="0F909BBE" w14:textId="77777777" w:rsidR="00CD2331" w:rsidRDefault="00C52417">
            <w:pPr>
              <w:pBdr>
                <w:top w:val="nil"/>
                <w:left w:val="nil"/>
                <w:bottom w:val="nil"/>
                <w:right w:val="nil"/>
                <w:between w:val="nil"/>
              </w:pBdr>
              <w:spacing w:before="40" w:line="276" w:lineRule="auto"/>
              <w:jc w:val="center"/>
              <w:rPr>
                <w:color w:val="000000"/>
              </w:rPr>
            </w:pPr>
            <w:r>
              <w:rPr>
                <w:color w:val="000000"/>
              </w:rPr>
              <w:t>2 weeks</w:t>
            </w:r>
          </w:p>
        </w:tc>
        <w:tc>
          <w:tcPr>
            <w:tcW w:w="1068" w:type="dxa"/>
          </w:tcPr>
          <w:p w14:paraId="39B37E7F" w14:textId="77777777" w:rsidR="00CD2331" w:rsidRDefault="00C52417">
            <w:pPr>
              <w:pBdr>
                <w:top w:val="nil"/>
                <w:left w:val="nil"/>
                <w:bottom w:val="nil"/>
                <w:right w:val="nil"/>
                <w:between w:val="nil"/>
              </w:pBdr>
              <w:spacing w:before="40" w:line="276" w:lineRule="auto"/>
              <w:jc w:val="center"/>
              <w:rPr>
                <w:color w:val="000000"/>
              </w:rPr>
            </w:pPr>
            <w:r>
              <w:rPr>
                <w:color w:val="000000"/>
              </w:rPr>
              <w:t>3 weeks</w:t>
            </w:r>
          </w:p>
        </w:tc>
        <w:tc>
          <w:tcPr>
            <w:tcW w:w="1149" w:type="dxa"/>
          </w:tcPr>
          <w:p w14:paraId="3608AA00" w14:textId="77777777" w:rsidR="00CD2331" w:rsidRDefault="00C52417">
            <w:pPr>
              <w:pBdr>
                <w:top w:val="nil"/>
                <w:left w:val="nil"/>
                <w:bottom w:val="nil"/>
                <w:right w:val="nil"/>
                <w:between w:val="nil"/>
              </w:pBdr>
              <w:spacing w:before="40" w:line="276" w:lineRule="auto"/>
              <w:jc w:val="center"/>
              <w:rPr>
                <w:color w:val="000000"/>
              </w:rPr>
            </w:pPr>
            <w:r>
              <w:rPr>
                <w:color w:val="000000"/>
              </w:rPr>
              <w:t>2.5 weeks</w:t>
            </w:r>
          </w:p>
        </w:tc>
        <w:tc>
          <w:tcPr>
            <w:tcW w:w="1149" w:type="dxa"/>
          </w:tcPr>
          <w:p w14:paraId="056E9001" w14:textId="77777777" w:rsidR="00CD2331" w:rsidRDefault="00C52417">
            <w:pPr>
              <w:pBdr>
                <w:top w:val="nil"/>
                <w:left w:val="nil"/>
                <w:bottom w:val="nil"/>
                <w:right w:val="nil"/>
                <w:between w:val="nil"/>
              </w:pBdr>
              <w:spacing w:before="40" w:line="276" w:lineRule="auto"/>
              <w:jc w:val="center"/>
              <w:rPr>
                <w:color w:val="000000"/>
              </w:rPr>
            </w:pPr>
            <w:r>
              <w:rPr>
                <w:color w:val="000000"/>
              </w:rPr>
              <w:t>3 weeks</w:t>
            </w:r>
          </w:p>
        </w:tc>
        <w:tc>
          <w:tcPr>
            <w:tcW w:w="1149" w:type="dxa"/>
          </w:tcPr>
          <w:p w14:paraId="7D972D35" w14:textId="77777777" w:rsidR="00CD2331" w:rsidRDefault="00C52417">
            <w:pPr>
              <w:pBdr>
                <w:top w:val="nil"/>
                <w:left w:val="nil"/>
                <w:bottom w:val="nil"/>
                <w:right w:val="nil"/>
                <w:between w:val="nil"/>
              </w:pBdr>
              <w:spacing w:before="40" w:line="276" w:lineRule="auto"/>
              <w:jc w:val="center"/>
              <w:rPr>
                <w:color w:val="000000"/>
              </w:rPr>
            </w:pPr>
            <w:r>
              <w:rPr>
                <w:color w:val="000000"/>
              </w:rPr>
              <w:t>3 weeks</w:t>
            </w:r>
          </w:p>
        </w:tc>
        <w:tc>
          <w:tcPr>
            <w:tcW w:w="1662" w:type="dxa"/>
          </w:tcPr>
          <w:p w14:paraId="2BAE48F6" w14:textId="77777777" w:rsidR="00CD2331" w:rsidRDefault="00CD2331">
            <w:pPr>
              <w:pBdr>
                <w:top w:val="nil"/>
                <w:left w:val="nil"/>
                <w:bottom w:val="nil"/>
                <w:right w:val="nil"/>
                <w:between w:val="nil"/>
              </w:pBdr>
              <w:spacing w:before="40" w:line="276" w:lineRule="auto"/>
              <w:ind w:left="481"/>
              <w:jc w:val="center"/>
              <w:rPr>
                <w:color w:val="000000"/>
              </w:rPr>
            </w:pPr>
          </w:p>
        </w:tc>
      </w:tr>
      <w:tr w:rsidR="00CD2331" w14:paraId="3DF2E7E0" w14:textId="77777777">
        <w:trPr>
          <w:jc w:val="center"/>
        </w:trPr>
        <w:tc>
          <w:tcPr>
            <w:tcW w:w="1251" w:type="dxa"/>
          </w:tcPr>
          <w:p w14:paraId="0772FDCC" w14:textId="77777777" w:rsidR="00CD2331" w:rsidRDefault="00C52417">
            <w:pPr>
              <w:pBdr>
                <w:top w:val="nil"/>
                <w:left w:val="nil"/>
                <w:bottom w:val="nil"/>
                <w:right w:val="nil"/>
                <w:between w:val="nil"/>
              </w:pBdr>
              <w:spacing w:before="40" w:line="276" w:lineRule="auto"/>
              <w:jc w:val="center"/>
              <w:rPr>
                <w:color w:val="000000"/>
              </w:rPr>
            </w:pPr>
            <w:r>
              <w:rPr>
                <w:color w:val="000000"/>
              </w:rPr>
              <w:t>2nd Round</w:t>
            </w:r>
          </w:p>
        </w:tc>
        <w:tc>
          <w:tcPr>
            <w:tcW w:w="1068" w:type="dxa"/>
          </w:tcPr>
          <w:p w14:paraId="617F3DB8" w14:textId="77777777" w:rsidR="00CD2331" w:rsidRDefault="00C52417">
            <w:pPr>
              <w:pBdr>
                <w:top w:val="nil"/>
                <w:left w:val="nil"/>
                <w:bottom w:val="nil"/>
                <w:right w:val="nil"/>
                <w:between w:val="nil"/>
              </w:pBdr>
              <w:spacing w:before="40" w:line="276" w:lineRule="auto"/>
              <w:jc w:val="center"/>
              <w:rPr>
                <w:color w:val="000000"/>
              </w:rPr>
            </w:pPr>
            <w:r>
              <w:rPr>
                <w:color w:val="000000"/>
              </w:rPr>
              <w:t>3 weeks</w:t>
            </w:r>
          </w:p>
        </w:tc>
        <w:tc>
          <w:tcPr>
            <w:tcW w:w="1068" w:type="dxa"/>
          </w:tcPr>
          <w:p w14:paraId="696FA80A" w14:textId="77777777" w:rsidR="00CD2331" w:rsidRDefault="00C52417">
            <w:pPr>
              <w:pBdr>
                <w:top w:val="nil"/>
                <w:left w:val="nil"/>
                <w:bottom w:val="nil"/>
                <w:right w:val="nil"/>
                <w:between w:val="nil"/>
              </w:pBdr>
              <w:spacing w:before="40" w:line="276" w:lineRule="auto"/>
              <w:jc w:val="center"/>
              <w:rPr>
                <w:color w:val="000000"/>
              </w:rPr>
            </w:pPr>
            <w:r>
              <w:rPr>
                <w:color w:val="000000"/>
              </w:rPr>
              <w:t>4 weeks</w:t>
            </w:r>
          </w:p>
        </w:tc>
        <w:tc>
          <w:tcPr>
            <w:tcW w:w="1149" w:type="dxa"/>
          </w:tcPr>
          <w:p w14:paraId="7B8E6C8F" w14:textId="77777777" w:rsidR="00CD2331" w:rsidRDefault="00C52417">
            <w:pPr>
              <w:pBdr>
                <w:top w:val="nil"/>
                <w:left w:val="nil"/>
                <w:bottom w:val="nil"/>
                <w:right w:val="nil"/>
                <w:between w:val="nil"/>
              </w:pBdr>
              <w:spacing w:before="40" w:line="276" w:lineRule="auto"/>
              <w:jc w:val="center"/>
              <w:rPr>
                <w:color w:val="000000"/>
              </w:rPr>
            </w:pPr>
            <w:r>
              <w:rPr>
                <w:color w:val="000000"/>
              </w:rPr>
              <w:t>3 weeks</w:t>
            </w:r>
          </w:p>
        </w:tc>
        <w:tc>
          <w:tcPr>
            <w:tcW w:w="1149" w:type="dxa"/>
          </w:tcPr>
          <w:p w14:paraId="21E79D7E" w14:textId="77777777" w:rsidR="00CD2331" w:rsidRDefault="00C52417">
            <w:pPr>
              <w:pBdr>
                <w:top w:val="nil"/>
                <w:left w:val="nil"/>
                <w:bottom w:val="nil"/>
                <w:right w:val="nil"/>
                <w:between w:val="nil"/>
              </w:pBdr>
              <w:spacing w:before="40" w:line="276" w:lineRule="auto"/>
              <w:jc w:val="center"/>
              <w:rPr>
                <w:color w:val="000000"/>
              </w:rPr>
            </w:pPr>
            <w:r>
              <w:rPr>
                <w:color w:val="000000"/>
              </w:rPr>
              <w:t>3.5 weeks</w:t>
            </w:r>
          </w:p>
        </w:tc>
        <w:tc>
          <w:tcPr>
            <w:tcW w:w="1149" w:type="dxa"/>
          </w:tcPr>
          <w:p w14:paraId="4D91A1D8" w14:textId="77777777" w:rsidR="00CD2331" w:rsidRDefault="00C52417">
            <w:pPr>
              <w:pBdr>
                <w:top w:val="nil"/>
                <w:left w:val="nil"/>
                <w:bottom w:val="nil"/>
                <w:right w:val="nil"/>
                <w:between w:val="nil"/>
              </w:pBdr>
              <w:spacing w:before="40" w:line="276" w:lineRule="auto"/>
              <w:jc w:val="center"/>
              <w:rPr>
                <w:color w:val="000000"/>
              </w:rPr>
            </w:pPr>
            <w:r>
              <w:rPr>
                <w:color w:val="000000"/>
              </w:rPr>
              <w:t>3.5 weeks</w:t>
            </w:r>
          </w:p>
        </w:tc>
        <w:tc>
          <w:tcPr>
            <w:tcW w:w="1662" w:type="dxa"/>
          </w:tcPr>
          <w:p w14:paraId="66FAC8B6" w14:textId="77777777" w:rsidR="00CD2331" w:rsidRDefault="00CD2331">
            <w:pPr>
              <w:pBdr>
                <w:top w:val="nil"/>
                <w:left w:val="nil"/>
                <w:bottom w:val="nil"/>
                <w:right w:val="nil"/>
                <w:between w:val="nil"/>
              </w:pBdr>
              <w:spacing w:before="40" w:line="276" w:lineRule="auto"/>
              <w:ind w:left="481"/>
              <w:jc w:val="center"/>
              <w:rPr>
                <w:color w:val="000000"/>
              </w:rPr>
            </w:pPr>
          </w:p>
        </w:tc>
      </w:tr>
      <w:tr w:rsidR="00CD2331" w14:paraId="5C43EB7B" w14:textId="77777777">
        <w:trPr>
          <w:jc w:val="center"/>
        </w:trPr>
        <w:tc>
          <w:tcPr>
            <w:tcW w:w="1251" w:type="dxa"/>
          </w:tcPr>
          <w:p w14:paraId="2AB65C96" w14:textId="77777777" w:rsidR="00CD2331" w:rsidRDefault="00C52417">
            <w:pPr>
              <w:pBdr>
                <w:top w:val="nil"/>
                <w:left w:val="nil"/>
                <w:bottom w:val="nil"/>
                <w:right w:val="nil"/>
                <w:between w:val="nil"/>
              </w:pBdr>
              <w:spacing w:before="40" w:line="276" w:lineRule="auto"/>
              <w:jc w:val="center"/>
              <w:rPr>
                <w:color w:val="000000"/>
              </w:rPr>
            </w:pPr>
            <w:r>
              <w:rPr>
                <w:color w:val="000000"/>
              </w:rPr>
              <w:t>Final</w:t>
            </w:r>
          </w:p>
        </w:tc>
        <w:tc>
          <w:tcPr>
            <w:tcW w:w="1068" w:type="dxa"/>
          </w:tcPr>
          <w:p w14:paraId="310AA2A9" w14:textId="77777777" w:rsidR="00CD2331" w:rsidRDefault="00C52417">
            <w:pPr>
              <w:pBdr>
                <w:top w:val="nil"/>
                <w:left w:val="nil"/>
                <w:bottom w:val="nil"/>
                <w:right w:val="nil"/>
                <w:between w:val="nil"/>
              </w:pBdr>
              <w:spacing w:before="40" w:line="276" w:lineRule="auto"/>
              <w:jc w:val="center"/>
              <w:rPr>
                <w:color w:val="000000"/>
              </w:rPr>
            </w:pPr>
            <w:r>
              <w:rPr>
                <w:color w:val="000000"/>
              </w:rPr>
              <w:t>3 weeks</w:t>
            </w:r>
          </w:p>
        </w:tc>
        <w:tc>
          <w:tcPr>
            <w:tcW w:w="1068" w:type="dxa"/>
          </w:tcPr>
          <w:p w14:paraId="000F01C5" w14:textId="77777777" w:rsidR="00CD2331" w:rsidRDefault="00C52417">
            <w:pPr>
              <w:pBdr>
                <w:top w:val="nil"/>
                <w:left w:val="nil"/>
                <w:bottom w:val="nil"/>
                <w:right w:val="nil"/>
                <w:between w:val="nil"/>
              </w:pBdr>
              <w:spacing w:before="40" w:line="276" w:lineRule="auto"/>
              <w:jc w:val="center"/>
              <w:rPr>
                <w:color w:val="000000"/>
              </w:rPr>
            </w:pPr>
            <w:r>
              <w:rPr>
                <w:color w:val="000000"/>
              </w:rPr>
              <w:t>4 weeks</w:t>
            </w:r>
          </w:p>
        </w:tc>
        <w:tc>
          <w:tcPr>
            <w:tcW w:w="1149" w:type="dxa"/>
          </w:tcPr>
          <w:p w14:paraId="5AC383E8" w14:textId="77777777" w:rsidR="00CD2331" w:rsidRDefault="00C52417">
            <w:pPr>
              <w:pBdr>
                <w:top w:val="nil"/>
                <w:left w:val="nil"/>
                <w:bottom w:val="nil"/>
                <w:right w:val="nil"/>
                <w:between w:val="nil"/>
              </w:pBdr>
              <w:spacing w:before="40" w:line="276" w:lineRule="auto"/>
              <w:jc w:val="center"/>
              <w:rPr>
                <w:color w:val="000000"/>
              </w:rPr>
            </w:pPr>
            <w:r>
              <w:rPr>
                <w:color w:val="000000"/>
              </w:rPr>
              <w:t>3.5 weeks</w:t>
            </w:r>
          </w:p>
        </w:tc>
        <w:tc>
          <w:tcPr>
            <w:tcW w:w="1149" w:type="dxa"/>
          </w:tcPr>
          <w:p w14:paraId="19A854F8" w14:textId="77777777" w:rsidR="00CD2331" w:rsidRDefault="00C52417">
            <w:pPr>
              <w:pBdr>
                <w:top w:val="nil"/>
                <w:left w:val="nil"/>
                <w:bottom w:val="nil"/>
                <w:right w:val="nil"/>
                <w:between w:val="nil"/>
              </w:pBdr>
              <w:spacing w:before="40" w:line="276" w:lineRule="auto"/>
              <w:jc w:val="center"/>
              <w:rPr>
                <w:color w:val="000000"/>
              </w:rPr>
            </w:pPr>
            <w:r>
              <w:rPr>
                <w:color w:val="000000"/>
              </w:rPr>
              <w:t>3.5 weeks</w:t>
            </w:r>
          </w:p>
        </w:tc>
        <w:tc>
          <w:tcPr>
            <w:tcW w:w="1149" w:type="dxa"/>
          </w:tcPr>
          <w:p w14:paraId="69D06E9B" w14:textId="77777777" w:rsidR="00CD2331" w:rsidRDefault="00C52417">
            <w:pPr>
              <w:pBdr>
                <w:top w:val="nil"/>
                <w:left w:val="nil"/>
                <w:bottom w:val="nil"/>
                <w:right w:val="nil"/>
                <w:between w:val="nil"/>
              </w:pBdr>
              <w:spacing w:before="40" w:line="276" w:lineRule="auto"/>
              <w:jc w:val="center"/>
              <w:rPr>
                <w:color w:val="000000"/>
              </w:rPr>
            </w:pPr>
            <w:r>
              <w:rPr>
                <w:color w:val="000000"/>
              </w:rPr>
              <w:t>3 weeks</w:t>
            </w:r>
          </w:p>
        </w:tc>
        <w:tc>
          <w:tcPr>
            <w:tcW w:w="1662" w:type="dxa"/>
          </w:tcPr>
          <w:p w14:paraId="7C301934" w14:textId="77777777" w:rsidR="00CD2331" w:rsidRDefault="00C52417">
            <w:pPr>
              <w:pBdr>
                <w:top w:val="nil"/>
                <w:left w:val="nil"/>
                <w:bottom w:val="nil"/>
                <w:right w:val="nil"/>
                <w:between w:val="nil"/>
              </w:pBdr>
              <w:spacing w:before="40" w:line="276" w:lineRule="auto"/>
              <w:ind w:left="481"/>
              <w:jc w:val="center"/>
              <w:rPr>
                <w:color w:val="000000"/>
              </w:rPr>
            </w:pPr>
            <w:r>
              <w:rPr>
                <w:b/>
                <w:color w:val="000000"/>
              </w:rPr>
              <w:t>3 weeks</w:t>
            </w:r>
          </w:p>
        </w:tc>
      </w:tr>
    </w:tbl>
    <w:p w14:paraId="34ADB6CF" w14:textId="77777777" w:rsidR="00CD2331" w:rsidRDefault="00CD2331">
      <w:pPr>
        <w:pBdr>
          <w:top w:val="nil"/>
          <w:left w:val="nil"/>
          <w:bottom w:val="nil"/>
          <w:right w:val="nil"/>
          <w:between w:val="nil"/>
        </w:pBdr>
        <w:spacing w:before="40" w:line="276" w:lineRule="auto"/>
        <w:jc w:val="both"/>
        <w:rPr>
          <w:color w:val="000000"/>
        </w:rPr>
      </w:pPr>
    </w:p>
    <w:p w14:paraId="074AF6F9" w14:textId="77777777" w:rsidR="00CD2331" w:rsidRDefault="00C52417">
      <w:pPr>
        <w:pBdr>
          <w:top w:val="nil"/>
          <w:left w:val="nil"/>
          <w:bottom w:val="nil"/>
          <w:right w:val="nil"/>
          <w:between w:val="nil"/>
        </w:pBdr>
        <w:spacing w:before="40" w:line="276" w:lineRule="auto"/>
        <w:ind w:left="481"/>
        <w:jc w:val="both"/>
        <w:rPr>
          <w:color w:val="000000"/>
        </w:rPr>
      </w:pPr>
      <w:r>
        <w:rPr>
          <w:color w:val="000000"/>
        </w:rPr>
        <w:t xml:space="preserve">    This convergence chart helps visualize how the estimates stabilize over time as experts discuss and refine their initial estimates.</w:t>
      </w:r>
    </w:p>
    <w:p w14:paraId="61F164C7" w14:textId="77777777" w:rsidR="00CD2331" w:rsidRDefault="00CD2331">
      <w:pPr>
        <w:pBdr>
          <w:top w:val="nil"/>
          <w:left w:val="nil"/>
          <w:bottom w:val="nil"/>
          <w:right w:val="nil"/>
          <w:between w:val="nil"/>
        </w:pBdr>
        <w:spacing w:before="40" w:line="276" w:lineRule="auto"/>
        <w:ind w:left="481"/>
        <w:jc w:val="both"/>
        <w:rPr>
          <w:color w:val="000000"/>
        </w:rPr>
      </w:pPr>
    </w:p>
    <w:p w14:paraId="04B41A96" w14:textId="77777777" w:rsidR="00CD2331" w:rsidRDefault="00C52417">
      <w:pPr>
        <w:pBdr>
          <w:top w:val="nil"/>
          <w:left w:val="nil"/>
          <w:bottom w:val="nil"/>
          <w:right w:val="nil"/>
          <w:between w:val="nil"/>
        </w:pBdr>
        <w:spacing w:before="40" w:line="276" w:lineRule="auto"/>
        <w:ind w:left="481"/>
        <w:jc w:val="both"/>
        <w:rPr>
          <w:color w:val="000000"/>
        </w:rPr>
        <w:sectPr w:rsidR="00CD2331">
          <w:pgSz w:w="12240" w:h="15840"/>
          <w:pgMar w:top="1420" w:right="1440" w:bottom="280" w:left="1440" w:header="720" w:footer="720" w:gutter="0"/>
          <w:cols w:space="720"/>
        </w:sectPr>
      </w:pPr>
      <w:r>
        <w:rPr>
          <w:color w:val="000000"/>
        </w:rPr>
        <w:t xml:space="preserve">The Delphi Wideband Estimation (DWE) technique involves iterative rounds of independent </w:t>
      </w:r>
      <w:r>
        <w:rPr>
          <w:color w:val="000000"/>
        </w:rPr>
        <w:lastRenderedPageBreak/>
        <w:t>estimation, group discussi</w:t>
      </w:r>
      <w:r>
        <w:rPr>
          <w:color w:val="000000"/>
        </w:rPr>
        <w:t>on, and refinement of estimates. By utilizing expert opinions and fostering collaboration, the DWE technique helps ensure more accurate and realistic project estimates. This technique is particularly useful in complex projects like the Electric Car Brand S</w:t>
      </w:r>
      <w:r>
        <w:rPr>
          <w:color w:val="000000"/>
        </w:rPr>
        <w:t>oftware, where various stakeholders with different expertise need to provide insights and agree on the timeline for task completion.</w:t>
      </w:r>
    </w:p>
    <w:p w14:paraId="0C6C9C60" w14:textId="77777777" w:rsidR="00CD2331" w:rsidRDefault="00C52417">
      <w:pPr>
        <w:numPr>
          <w:ilvl w:val="0"/>
          <w:numId w:val="9"/>
        </w:numPr>
        <w:pBdr>
          <w:top w:val="nil"/>
          <w:left w:val="nil"/>
          <w:bottom w:val="nil"/>
          <w:right w:val="nil"/>
          <w:between w:val="nil"/>
        </w:pBdr>
        <w:tabs>
          <w:tab w:val="left" w:pos="636"/>
        </w:tabs>
        <w:spacing w:before="20" w:after="54" w:line="276" w:lineRule="auto"/>
        <w:ind w:left="636" w:hanging="276"/>
        <w:jc w:val="both"/>
        <w:rPr>
          <w:rFonts w:ascii="Calibri" w:eastAsia="Calibri" w:hAnsi="Calibri" w:cs="Calibri"/>
          <w:b/>
          <w:i/>
          <w:color w:val="000000"/>
          <w:sz w:val="36"/>
          <w:szCs w:val="36"/>
          <w:u w:val="single"/>
        </w:rPr>
      </w:pPr>
      <w:r>
        <w:rPr>
          <w:rFonts w:ascii="Calibri" w:eastAsia="Calibri" w:hAnsi="Calibri" w:cs="Calibri"/>
          <w:b/>
          <w:i/>
          <w:color w:val="365F91"/>
          <w:sz w:val="36"/>
          <w:szCs w:val="36"/>
          <w:u w:val="single"/>
        </w:rPr>
        <w:lastRenderedPageBreak/>
        <w:t>Risk Plan Sheet:</w:t>
      </w:r>
    </w:p>
    <w:p w14:paraId="3DB7C4F9" w14:textId="77777777" w:rsidR="00CD2331" w:rsidRDefault="00C52417">
      <w:r>
        <w:t>This document presents the risk plan for the EV software scenario provided. The plan uses a 1 to 5 scale f</w:t>
      </w:r>
      <w:r>
        <w:t>or Probability and Impact, calculating Risk Priority as Probability multiplied by Impact. The risks are identified based on the scenario, requirements and constraints.</w:t>
      </w:r>
    </w:p>
    <w:p w14:paraId="4E0C63D7" w14:textId="77777777" w:rsidR="00CD2331" w:rsidRDefault="00CD2331">
      <w:pPr>
        <w:spacing w:line="276" w:lineRule="auto"/>
        <w:jc w:val="both"/>
      </w:pPr>
    </w:p>
    <w:tbl>
      <w:tblPr>
        <w:tblStyle w:val="a1"/>
        <w:tblW w:w="1126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38"/>
        <w:gridCol w:w="1980"/>
        <w:gridCol w:w="1440"/>
        <w:gridCol w:w="990"/>
        <w:gridCol w:w="1080"/>
        <w:gridCol w:w="3330"/>
        <w:gridCol w:w="1710"/>
      </w:tblGrid>
      <w:tr w:rsidR="00CD2331" w14:paraId="07EA4E01" w14:textId="77777777" w:rsidTr="00CD23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8" w:type="dxa"/>
          </w:tcPr>
          <w:p w14:paraId="4C5F11B6" w14:textId="77777777" w:rsidR="00CD2331" w:rsidRDefault="00C52417">
            <w:pPr>
              <w:jc w:val="center"/>
            </w:pPr>
            <w:r>
              <w:t>Risk ID</w:t>
            </w:r>
          </w:p>
        </w:tc>
        <w:tc>
          <w:tcPr>
            <w:tcW w:w="1980" w:type="dxa"/>
          </w:tcPr>
          <w:p w14:paraId="76374E74" w14:textId="77777777" w:rsidR="00CD2331" w:rsidRDefault="00C52417">
            <w:pPr>
              <w:jc w:val="center"/>
              <w:cnfStyle w:val="100000000000" w:firstRow="1" w:lastRow="0" w:firstColumn="0" w:lastColumn="0" w:oddVBand="0" w:evenVBand="0" w:oddHBand="0" w:evenHBand="0" w:firstRowFirstColumn="0" w:firstRowLastColumn="0" w:lastRowFirstColumn="0" w:lastRowLastColumn="0"/>
            </w:pPr>
            <w:r>
              <w:t>Risk Description</w:t>
            </w:r>
          </w:p>
        </w:tc>
        <w:tc>
          <w:tcPr>
            <w:tcW w:w="1440" w:type="dxa"/>
          </w:tcPr>
          <w:p w14:paraId="42C9A217" w14:textId="77777777" w:rsidR="00CD2331" w:rsidRDefault="00C52417">
            <w:pPr>
              <w:jc w:val="center"/>
              <w:cnfStyle w:val="100000000000" w:firstRow="1" w:lastRow="0" w:firstColumn="0" w:lastColumn="0" w:oddVBand="0" w:evenVBand="0" w:oddHBand="0" w:evenHBand="0" w:firstRowFirstColumn="0" w:firstRowLastColumn="0" w:lastRowFirstColumn="0" w:lastRowLastColumn="0"/>
            </w:pPr>
            <w:r>
              <w:t>Probability (1–5)</w:t>
            </w:r>
          </w:p>
        </w:tc>
        <w:tc>
          <w:tcPr>
            <w:tcW w:w="990" w:type="dxa"/>
          </w:tcPr>
          <w:p w14:paraId="4C5C2033" w14:textId="77777777" w:rsidR="00CD2331" w:rsidRDefault="00C52417">
            <w:pPr>
              <w:jc w:val="center"/>
              <w:cnfStyle w:val="100000000000" w:firstRow="1" w:lastRow="0" w:firstColumn="0" w:lastColumn="0" w:oddVBand="0" w:evenVBand="0" w:oddHBand="0" w:evenHBand="0" w:firstRowFirstColumn="0" w:firstRowLastColumn="0" w:lastRowFirstColumn="0" w:lastRowLastColumn="0"/>
            </w:pPr>
            <w:r>
              <w:t>Impact (1–5)</w:t>
            </w:r>
          </w:p>
        </w:tc>
        <w:tc>
          <w:tcPr>
            <w:tcW w:w="1080" w:type="dxa"/>
          </w:tcPr>
          <w:p w14:paraId="054C2830" w14:textId="77777777" w:rsidR="00CD2331" w:rsidRDefault="00C52417">
            <w:pPr>
              <w:jc w:val="center"/>
              <w:cnfStyle w:val="100000000000" w:firstRow="1" w:lastRow="0" w:firstColumn="0" w:lastColumn="0" w:oddVBand="0" w:evenVBand="0" w:oddHBand="0" w:evenHBand="0" w:firstRowFirstColumn="0" w:firstRowLastColumn="0" w:lastRowFirstColumn="0" w:lastRowLastColumn="0"/>
            </w:pPr>
            <w:r>
              <w:t>Risk Priority</w:t>
            </w:r>
          </w:p>
        </w:tc>
        <w:tc>
          <w:tcPr>
            <w:tcW w:w="3330" w:type="dxa"/>
          </w:tcPr>
          <w:p w14:paraId="55AE5CE1" w14:textId="77777777" w:rsidR="00CD2331" w:rsidRDefault="00C52417">
            <w:pPr>
              <w:jc w:val="center"/>
              <w:cnfStyle w:val="100000000000" w:firstRow="1" w:lastRow="0" w:firstColumn="0" w:lastColumn="0" w:oddVBand="0" w:evenVBand="0" w:oddHBand="0" w:evenHBand="0" w:firstRowFirstColumn="0" w:firstRowLastColumn="0" w:lastRowFirstColumn="0" w:lastRowLastColumn="0"/>
            </w:pPr>
            <w:r>
              <w:t>Mitigation Strategy</w:t>
            </w:r>
          </w:p>
        </w:tc>
        <w:tc>
          <w:tcPr>
            <w:tcW w:w="1710" w:type="dxa"/>
          </w:tcPr>
          <w:p w14:paraId="1D2DFA5C" w14:textId="77777777" w:rsidR="00CD2331" w:rsidRDefault="00C52417">
            <w:pPr>
              <w:jc w:val="center"/>
              <w:cnfStyle w:val="100000000000" w:firstRow="1" w:lastRow="0" w:firstColumn="0" w:lastColumn="0" w:oddVBand="0" w:evenVBand="0" w:oddHBand="0" w:evenHBand="0" w:firstRowFirstColumn="0" w:firstRowLastColumn="0" w:lastRowFirstColumn="0" w:lastRowLastColumn="0"/>
            </w:pPr>
            <w:r>
              <w:t>Responsible Person</w:t>
            </w:r>
          </w:p>
        </w:tc>
      </w:tr>
      <w:tr w:rsidR="00CD2331" w14:paraId="1B208148" w14:textId="77777777" w:rsidTr="00CD23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8" w:type="dxa"/>
          </w:tcPr>
          <w:p w14:paraId="42BF20C7" w14:textId="77777777" w:rsidR="00CD2331" w:rsidRDefault="00C52417">
            <w:pPr>
              <w:jc w:val="center"/>
            </w:pPr>
            <w:r>
              <w:t>R1</w:t>
            </w:r>
          </w:p>
        </w:tc>
        <w:tc>
          <w:tcPr>
            <w:tcW w:w="1980" w:type="dxa"/>
          </w:tcPr>
          <w:p w14:paraId="395956C6" w14:textId="77777777" w:rsidR="00CD2331" w:rsidRDefault="00C52417">
            <w:pPr>
              <w:jc w:val="center"/>
              <w:cnfStyle w:val="000000100000" w:firstRow="0" w:lastRow="0" w:firstColumn="0" w:lastColumn="0" w:oddVBand="0" w:evenVBand="0" w:oddHBand="1" w:evenHBand="0" w:firstRowFirstColumn="0" w:firstRowLastColumn="0" w:lastRowFirstColumn="0" w:lastRowLastColumn="0"/>
            </w:pPr>
            <w:r>
              <w:t>Scope creep from continuous feature requests and expansion beyond cars</w:t>
            </w:r>
          </w:p>
        </w:tc>
        <w:tc>
          <w:tcPr>
            <w:tcW w:w="1440" w:type="dxa"/>
          </w:tcPr>
          <w:p w14:paraId="3362B3A9" w14:textId="77777777" w:rsidR="00CD2331" w:rsidRDefault="00C52417">
            <w:pPr>
              <w:jc w:val="center"/>
              <w:cnfStyle w:val="000000100000" w:firstRow="0" w:lastRow="0" w:firstColumn="0" w:lastColumn="0" w:oddVBand="0" w:evenVBand="0" w:oddHBand="1" w:evenHBand="0" w:firstRowFirstColumn="0" w:firstRowLastColumn="0" w:lastRowFirstColumn="0" w:lastRowLastColumn="0"/>
            </w:pPr>
            <w:r>
              <w:t>4</w:t>
            </w:r>
          </w:p>
        </w:tc>
        <w:tc>
          <w:tcPr>
            <w:tcW w:w="990" w:type="dxa"/>
          </w:tcPr>
          <w:p w14:paraId="6C932A0A" w14:textId="77777777" w:rsidR="00CD2331" w:rsidRDefault="00C52417">
            <w:pPr>
              <w:jc w:val="center"/>
              <w:cnfStyle w:val="000000100000" w:firstRow="0" w:lastRow="0" w:firstColumn="0" w:lastColumn="0" w:oddVBand="0" w:evenVBand="0" w:oddHBand="1" w:evenHBand="0" w:firstRowFirstColumn="0" w:firstRowLastColumn="0" w:lastRowFirstColumn="0" w:lastRowLastColumn="0"/>
            </w:pPr>
            <w:r>
              <w:t>5</w:t>
            </w:r>
          </w:p>
        </w:tc>
        <w:tc>
          <w:tcPr>
            <w:tcW w:w="1080" w:type="dxa"/>
          </w:tcPr>
          <w:p w14:paraId="64C0C50E" w14:textId="77777777" w:rsidR="00CD2331" w:rsidRDefault="00C52417">
            <w:pPr>
              <w:jc w:val="center"/>
              <w:cnfStyle w:val="000000100000" w:firstRow="0" w:lastRow="0" w:firstColumn="0" w:lastColumn="0" w:oddVBand="0" w:evenVBand="0" w:oddHBand="1" w:evenHBand="0" w:firstRowFirstColumn="0" w:firstRowLastColumn="0" w:lastRowFirstColumn="0" w:lastRowLastColumn="0"/>
            </w:pPr>
            <w:r>
              <w:t>20</w:t>
            </w:r>
          </w:p>
        </w:tc>
        <w:tc>
          <w:tcPr>
            <w:tcW w:w="3330" w:type="dxa"/>
          </w:tcPr>
          <w:p w14:paraId="52549B01" w14:textId="77777777" w:rsidR="00CD2331" w:rsidRDefault="00C52417">
            <w:pPr>
              <w:jc w:val="center"/>
              <w:cnfStyle w:val="000000100000" w:firstRow="0" w:lastRow="0" w:firstColumn="0" w:lastColumn="0" w:oddVBand="0" w:evenVBand="0" w:oddHBand="1" w:evenHBand="0" w:firstRowFirstColumn="0" w:firstRowLastColumn="0" w:lastRowFirstColumn="0" w:lastRowLastColumn="0"/>
            </w:pPr>
            <w:r>
              <w:t xml:space="preserve">Establish a formal change-control board; enforce </w:t>
            </w:r>
            <w:proofErr w:type="spellStart"/>
            <w:r>
              <w:t>MoSCoW</w:t>
            </w:r>
            <w:proofErr w:type="spellEnd"/>
            <w:r>
              <w:t xml:space="preserve"> prioritization; timebox changes into future releases; maintain a rolling 3-sprint roadmap with capacity buffers; ensure updated SoW before starting any major scope addition</w:t>
            </w:r>
          </w:p>
        </w:tc>
        <w:tc>
          <w:tcPr>
            <w:tcW w:w="1710" w:type="dxa"/>
          </w:tcPr>
          <w:p w14:paraId="12CB44F1" w14:textId="77777777" w:rsidR="00CD2331" w:rsidRDefault="00C52417">
            <w:pPr>
              <w:jc w:val="center"/>
              <w:cnfStyle w:val="000000100000" w:firstRow="0" w:lastRow="0" w:firstColumn="0" w:lastColumn="0" w:oddVBand="0" w:evenVBand="0" w:oddHBand="1" w:evenHBand="0" w:firstRowFirstColumn="0" w:firstRowLastColumn="0" w:lastRowFirstColumn="0" w:lastRowLastColumn="0"/>
            </w:pPr>
            <w:r>
              <w:t>Project Manager</w:t>
            </w:r>
          </w:p>
        </w:tc>
      </w:tr>
      <w:tr w:rsidR="00CD2331" w14:paraId="514822AC" w14:textId="77777777" w:rsidTr="00CD2331">
        <w:trPr>
          <w:jc w:val="center"/>
        </w:trPr>
        <w:tc>
          <w:tcPr>
            <w:cnfStyle w:val="001000000000" w:firstRow="0" w:lastRow="0" w:firstColumn="1" w:lastColumn="0" w:oddVBand="0" w:evenVBand="0" w:oddHBand="0" w:evenHBand="0" w:firstRowFirstColumn="0" w:firstRowLastColumn="0" w:lastRowFirstColumn="0" w:lastRowLastColumn="0"/>
            <w:tcW w:w="738" w:type="dxa"/>
          </w:tcPr>
          <w:p w14:paraId="490C75AE" w14:textId="77777777" w:rsidR="00CD2331" w:rsidRDefault="00C52417">
            <w:pPr>
              <w:jc w:val="center"/>
            </w:pPr>
            <w:r>
              <w:t>R2</w:t>
            </w:r>
          </w:p>
        </w:tc>
        <w:tc>
          <w:tcPr>
            <w:tcW w:w="1980" w:type="dxa"/>
          </w:tcPr>
          <w:p w14:paraId="7E0B7BD5" w14:textId="77777777" w:rsidR="00CD2331" w:rsidRDefault="00C52417">
            <w:pPr>
              <w:jc w:val="center"/>
              <w:cnfStyle w:val="000000000000" w:firstRow="0" w:lastRow="0" w:firstColumn="0" w:lastColumn="0" w:oddVBand="0" w:evenVBand="0" w:oddHBand="0" w:evenHBand="0" w:firstRowFirstColumn="0" w:firstRowLastColumn="0" w:lastRowFirstColumn="0" w:lastRowLastColumn="0"/>
            </w:pPr>
            <w:r>
              <w:t>Skill g</w:t>
            </w:r>
            <w:r>
              <w:t>ap in data science/AI required for feedback analytics and potential ML features</w:t>
            </w:r>
          </w:p>
        </w:tc>
        <w:tc>
          <w:tcPr>
            <w:tcW w:w="1440" w:type="dxa"/>
          </w:tcPr>
          <w:p w14:paraId="199AA29A" w14:textId="77777777" w:rsidR="00CD2331" w:rsidRDefault="00C52417">
            <w:pPr>
              <w:jc w:val="center"/>
              <w:cnfStyle w:val="000000000000" w:firstRow="0" w:lastRow="0" w:firstColumn="0" w:lastColumn="0" w:oddVBand="0" w:evenVBand="0" w:oddHBand="0" w:evenHBand="0" w:firstRowFirstColumn="0" w:firstRowLastColumn="0" w:lastRowFirstColumn="0" w:lastRowLastColumn="0"/>
            </w:pPr>
            <w:r>
              <w:t>3</w:t>
            </w:r>
          </w:p>
        </w:tc>
        <w:tc>
          <w:tcPr>
            <w:tcW w:w="990" w:type="dxa"/>
          </w:tcPr>
          <w:p w14:paraId="5C5CAA1D" w14:textId="77777777" w:rsidR="00CD2331" w:rsidRDefault="00C52417">
            <w:pPr>
              <w:jc w:val="center"/>
              <w:cnfStyle w:val="000000000000" w:firstRow="0" w:lastRow="0" w:firstColumn="0" w:lastColumn="0" w:oddVBand="0" w:evenVBand="0" w:oddHBand="0" w:evenHBand="0" w:firstRowFirstColumn="0" w:firstRowLastColumn="0" w:lastRowFirstColumn="0" w:lastRowLastColumn="0"/>
            </w:pPr>
            <w:r>
              <w:t>4</w:t>
            </w:r>
          </w:p>
        </w:tc>
        <w:tc>
          <w:tcPr>
            <w:tcW w:w="1080" w:type="dxa"/>
          </w:tcPr>
          <w:p w14:paraId="69F6EEE7" w14:textId="77777777" w:rsidR="00CD2331" w:rsidRDefault="00C52417">
            <w:pPr>
              <w:jc w:val="center"/>
              <w:cnfStyle w:val="000000000000" w:firstRow="0" w:lastRow="0" w:firstColumn="0" w:lastColumn="0" w:oddVBand="0" w:evenVBand="0" w:oddHBand="0" w:evenHBand="0" w:firstRowFirstColumn="0" w:firstRowLastColumn="0" w:lastRowFirstColumn="0" w:lastRowLastColumn="0"/>
            </w:pPr>
            <w:r>
              <w:t>12</w:t>
            </w:r>
          </w:p>
        </w:tc>
        <w:tc>
          <w:tcPr>
            <w:tcW w:w="3330" w:type="dxa"/>
          </w:tcPr>
          <w:p w14:paraId="413801FD" w14:textId="77777777" w:rsidR="00CD2331" w:rsidRDefault="00C52417">
            <w:pPr>
              <w:jc w:val="center"/>
              <w:cnfStyle w:val="000000000000" w:firstRow="0" w:lastRow="0" w:firstColumn="0" w:lastColumn="0" w:oddVBand="0" w:evenVBand="0" w:oddHBand="0" w:evenHBand="0" w:firstRowFirstColumn="0" w:firstRowLastColumn="0" w:lastRowFirstColumn="0" w:lastRowLastColumn="0"/>
            </w:pPr>
            <w:r>
              <w:t xml:space="preserve">Hire or contract a Data Scientist in Month 1–3; upskill </w:t>
            </w:r>
            <w:proofErr w:type="spellStart"/>
            <w:r>
              <w:t>devs</w:t>
            </w:r>
            <w:proofErr w:type="spellEnd"/>
            <w:r>
              <w:t xml:space="preserve"> with targeted training; design data pipelines now even if ML models come later; keep vendor/partner shortlist ready</w:t>
            </w:r>
          </w:p>
        </w:tc>
        <w:tc>
          <w:tcPr>
            <w:tcW w:w="1710" w:type="dxa"/>
          </w:tcPr>
          <w:p w14:paraId="1CB11A3C" w14:textId="77777777" w:rsidR="00CD2331" w:rsidRDefault="00C52417">
            <w:pPr>
              <w:jc w:val="center"/>
              <w:cnfStyle w:val="000000000000" w:firstRow="0" w:lastRow="0" w:firstColumn="0" w:lastColumn="0" w:oddVBand="0" w:evenVBand="0" w:oddHBand="0" w:evenHBand="0" w:firstRowFirstColumn="0" w:firstRowLastColumn="0" w:lastRowFirstColumn="0" w:lastRowLastColumn="0"/>
            </w:pPr>
            <w:r>
              <w:t>Engineering Manager</w:t>
            </w:r>
          </w:p>
        </w:tc>
      </w:tr>
      <w:tr w:rsidR="00CD2331" w14:paraId="649AD510" w14:textId="77777777" w:rsidTr="00CD23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8" w:type="dxa"/>
          </w:tcPr>
          <w:p w14:paraId="57670723" w14:textId="77777777" w:rsidR="00CD2331" w:rsidRDefault="00C52417">
            <w:pPr>
              <w:jc w:val="center"/>
            </w:pPr>
            <w:r>
              <w:t>R3</w:t>
            </w:r>
          </w:p>
        </w:tc>
        <w:tc>
          <w:tcPr>
            <w:tcW w:w="1980" w:type="dxa"/>
          </w:tcPr>
          <w:p w14:paraId="26899DB6" w14:textId="77777777" w:rsidR="00CD2331" w:rsidRDefault="00C52417">
            <w:pPr>
              <w:jc w:val="center"/>
              <w:cnfStyle w:val="000000100000" w:firstRow="0" w:lastRow="0" w:firstColumn="0" w:lastColumn="0" w:oddVBand="0" w:evenVBand="0" w:oddHBand="1" w:evenHBand="0" w:firstRowFirstColumn="0" w:firstRowLastColumn="0" w:lastRowFirstColumn="0" w:lastRowLastColumn="0"/>
            </w:pPr>
            <w:r>
              <w:t xml:space="preserve">Cybersecurity/OTA vulnerability leading to data breach </w:t>
            </w:r>
            <w:r>
              <w:t>or vehicle control risk</w:t>
            </w:r>
          </w:p>
        </w:tc>
        <w:tc>
          <w:tcPr>
            <w:tcW w:w="1440" w:type="dxa"/>
          </w:tcPr>
          <w:p w14:paraId="08741A59" w14:textId="77777777" w:rsidR="00CD2331" w:rsidRDefault="00C52417">
            <w:pPr>
              <w:jc w:val="center"/>
              <w:cnfStyle w:val="000000100000" w:firstRow="0" w:lastRow="0" w:firstColumn="0" w:lastColumn="0" w:oddVBand="0" w:evenVBand="0" w:oddHBand="1" w:evenHBand="0" w:firstRowFirstColumn="0" w:firstRowLastColumn="0" w:lastRowFirstColumn="0" w:lastRowLastColumn="0"/>
            </w:pPr>
            <w:r>
              <w:t>3</w:t>
            </w:r>
          </w:p>
        </w:tc>
        <w:tc>
          <w:tcPr>
            <w:tcW w:w="990" w:type="dxa"/>
          </w:tcPr>
          <w:p w14:paraId="692389E4" w14:textId="77777777" w:rsidR="00CD2331" w:rsidRDefault="00C52417">
            <w:pPr>
              <w:jc w:val="center"/>
              <w:cnfStyle w:val="000000100000" w:firstRow="0" w:lastRow="0" w:firstColumn="0" w:lastColumn="0" w:oddVBand="0" w:evenVBand="0" w:oddHBand="1" w:evenHBand="0" w:firstRowFirstColumn="0" w:firstRowLastColumn="0" w:lastRowFirstColumn="0" w:lastRowLastColumn="0"/>
            </w:pPr>
            <w:r>
              <w:t>5</w:t>
            </w:r>
          </w:p>
        </w:tc>
        <w:tc>
          <w:tcPr>
            <w:tcW w:w="1080" w:type="dxa"/>
          </w:tcPr>
          <w:p w14:paraId="136DED90" w14:textId="77777777" w:rsidR="00CD2331" w:rsidRDefault="00C52417">
            <w:pPr>
              <w:jc w:val="center"/>
              <w:cnfStyle w:val="000000100000" w:firstRow="0" w:lastRow="0" w:firstColumn="0" w:lastColumn="0" w:oddVBand="0" w:evenVBand="0" w:oddHBand="1" w:evenHBand="0" w:firstRowFirstColumn="0" w:firstRowLastColumn="0" w:lastRowFirstColumn="0" w:lastRowLastColumn="0"/>
            </w:pPr>
            <w:r>
              <w:t>15</w:t>
            </w:r>
          </w:p>
        </w:tc>
        <w:tc>
          <w:tcPr>
            <w:tcW w:w="3330" w:type="dxa"/>
          </w:tcPr>
          <w:p w14:paraId="7B3F58D8" w14:textId="77777777" w:rsidR="00CD2331" w:rsidRDefault="00C52417">
            <w:pPr>
              <w:jc w:val="center"/>
              <w:cnfStyle w:val="000000100000" w:firstRow="0" w:lastRow="0" w:firstColumn="0" w:lastColumn="0" w:oddVBand="0" w:evenVBand="0" w:oddHBand="1" w:evenHBand="0" w:firstRowFirstColumn="0" w:firstRowLastColumn="0" w:lastRowFirstColumn="0" w:lastRowLastColumn="0"/>
            </w:pPr>
            <w:r>
              <w:t>Security-by-design reviews for each module; threat modeling; secure OTA update pipeline with code signing; periodic penetration tests; strict secrets management; incident runbooks and response drills</w:t>
            </w:r>
          </w:p>
        </w:tc>
        <w:tc>
          <w:tcPr>
            <w:tcW w:w="1710" w:type="dxa"/>
          </w:tcPr>
          <w:p w14:paraId="484044C3" w14:textId="77777777" w:rsidR="00CD2331" w:rsidRDefault="00C52417">
            <w:pPr>
              <w:jc w:val="center"/>
              <w:cnfStyle w:val="000000100000" w:firstRow="0" w:lastRow="0" w:firstColumn="0" w:lastColumn="0" w:oddVBand="0" w:evenVBand="0" w:oddHBand="1" w:evenHBand="0" w:firstRowFirstColumn="0" w:firstRowLastColumn="0" w:lastRowFirstColumn="0" w:lastRowLastColumn="0"/>
            </w:pPr>
            <w:r>
              <w:t>Security Lead</w:t>
            </w:r>
          </w:p>
        </w:tc>
      </w:tr>
      <w:tr w:rsidR="00CD2331" w14:paraId="11BBB4F9" w14:textId="77777777" w:rsidTr="00CD2331">
        <w:trPr>
          <w:jc w:val="center"/>
        </w:trPr>
        <w:tc>
          <w:tcPr>
            <w:cnfStyle w:val="001000000000" w:firstRow="0" w:lastRow="0" w:firstColumn="1" w:lastColumn="0" w:oddVBand="0" w:evenVBand="0" w:oddHBand="0" w:evenHBand="0" w:firstRowFirstColumn="0" w:firstRowLastColumn="0" w:lastRowFirstColumn="0" w:lastRowLastColumn="0"/>
            <w:tcW w:w="738" w:type="dxa"/>
          </w:tcPr>
          <w:p w14:paraId="22ECBA0E" w14:textId="77777777" w:rsidR="00CD2331" w:rsidRDefault="00C52417">
            <w:pPr>
              <w:jc w:val="center"/>
            </w:pPr>
            <w:r>
              <w:t>R4</w:t>
            </w:r>
          </w:p>
        </w:tc>
        <w:tc>
          <w:tcPr>
            <w:tcW w:w="1980" w:type="dxa"/>
          </w:tcPr>
          <w:p w14:paraId="6EAA6C7F" w14:textId="77777777" w:rsidR="00CD2331" w:rsidRDefault="00C52417">
            <w:pPr>
              <w:jc w:val="center"/>
              <w:cnfStyle w:val="000000000000" w:firstRow="0" w:lastRow="0" w:firstColumn="0" w:lastColumn="0" w:oddVBand="0" w:evenVBand="0" w:oddHBand="0" w:evenHBand="0" w:firstRowFirstColumn="0" w:firstRowLastColumn="0" w:lastRowFirstColumn="0" w:lastRowLastColumn="0"/>
            </w:pPr>
            <w:r>
              <w:t>Externa</w:t>
            </w:r>
            <w:r>
              <w:t>l data dependency for maps and charging stations causes outages or bad routes</w:t>
            </w:r>
          </w:p>
        </w:tc>
        <w:tc>
          <w:tcPr>
            <w:tcW w:w="1440" w:type="dxa"/>
          </w:tcPr>
          <w:p w14:paraId="1B1133EF" w14:textId="77777777" w:rsidR="00CD2331" w:rsidRDefault="00C52417">
            <w:pPr>
              <w:jc w:val="center"/>
              <w:cnfStyle w:val="000000000000" w:firstRow="0" w:lastRow="0" w:firstColumn="0" w:lastColumn="0" w:oddVBand="0" w:evenVBand="0" w:oddHBand="0" w:evenHBand="0" w:firstRowFirstColumn="0" w:firstRowLastColumn="0" w:lastRowFirstColumn="0" w:lastRowLastColumn="0"/>
            </w:pPr>
            <w:r>
              <w:t>3</w:t>
            </w:r>
          </w:p>
        </w:tc>
        <w:tc>
          <w:tcPr>
            <w:tcW w:w="990" w:type="dxa"/>
          </w:tcPr>
          <w:p w14:paraId="7E020B99" w14:textId="77777777" w:rsidR="00CD2331" w:rsidRDefault="00C52417">
            <w:pPr>
              <w:jc w:val="center"/>
              <w:cnfStyle w:val="000000000000" w:firstRow="0" w:lastRow="0" w:firstColumn="0" w:lastColumn="0" w:oddVBand="0" w:evenVBand="0" w:oddHBand="0" w:evenHBand="0" w:firstRowFirstColumn="0" w:firstRowLastColumn="0" w:lastRowFirstColumn="0" w:lastRowLastColumn="0"/>
            </w:pPr>
            <w:r>
              <w:t>4</w:t>
            </w:r>
          </w:p>
        </w:tc>
        <w:tc>
          <w:tcPr>
            <w:tcW w:w="1080" w:type="dxa"/>
          </w:tcPr>
          <w:p w14:paraId="2F83DA21" w14:textId="77777777" w:rsidR="00CD2331" w:rsidRDefault="00C52417">
            <w:pPr>
              <w:jc w:val="center"/>
              <w:cnfStyle w:val="000000000000" w:firstRow="0" w:lastRow="0" w:firstColumn="0" w:lastColumn="0" w:oddVBand="0" w:evenVBand="0" w:oddHBand="0" w:evenHBand="0" w:firstRowFirstColumn="0" w:firstRowLastColumn="0" w:lastRowFirstColumn="0" w:lastRowLastColumn="0"/>
            </w:pPr>
            <w:r>
              <w:t>12</w:t>
            </w:r>
          </w:p>
        </w:tc>
        <w:tc>
          <w:tcPr>
            <w:tcW w:w="3330" w:type="dxa"/>
          </w:tcPr>
          <w:p w14:paraId="7053ED0A" w14:textId="77777777" w:rsidR="00CD2331" w:rsidRDefault="00C52417">
            <w:pPr>
              <w:jc w:val="center"/>
              <w:cnfStyle w:val="000000000000" w:firstRow="0" w:lastRow="0" w:firstColumn="0" w:lastColumn="0" w:oddVBand="0" w:evenVBand="0" w:oddHBand="0" w:evenHBand="0" w:firstRowFirstColumn="0" w:firstRowLastColumn="0" w:lastRowFirstColumn="0" w:lastRowLastColumn="0"/>
            </w:pPr>
            <w:r>
              <w:t>Dual-source providers where possible; cache critical POIs; graceful degradation in app; SLO monitoring and alerts; contract SLAs with providers</w:t>
            </w:r>
          </w:p>
        </w:tc>
        <w:tc>
          <w:tcPr>
            <w:tcW w:w="1710" w:type="dxa"/>
          </w:tcPr>
          <w:p w14:paraId="5EB99CA8" w14:textId="77777777" w:rsidR="00CD2331" w:rsidRDefault="00C52417">
            <w:pPr>
              <w:jc w:val="center"/>
              <w:cnfStyle w:val="000000000000" w:firstRow="0" w:lastRow="0" w:firstColumn="0" w:lastColumn="0" w:oddVBand="0" w:evenVBand="0" w:oddHBand="0" w:evenHBand="0" w:firstRowFirstColumn="0" w:firstRowLastColumn="0" w:lastRowFirstColumn="0" w:lastRowLastColumn="0"/>
            </w:pPr>
            <w:r>
              <w:t>Platform Lead</w:t>
            </w:r>
          </w:p>
        </w:tc>
      </w:tr>
      <w:tr w:rsidR="00CD2331" w14:paraId="4EB28D03" w14:textId="77777777" w:rsidTr="00CD23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8" w:type="dxa"/>
          </w:tcPr>
          <w:p w14:paraId="691A630F" w14:textId="77777777" w:rsidR="00CD2331" w:rsidRDefault="00C52417">
            <w:pPr>
              <w:jc w:val="center"/>
            </w:pPr>
            <w:r>
              <w:t>R5</w:t>
            </w:r>
          </w:p>
        </w:tc>
        <w:tc>
          <w:tcPr>
            <w:tcW w:w="1980" w:type="dxa"/>
          </w:tcPr>
          <w:p w14:paraId="345735E7" w14:textId="77777777" w:rsidR="00CD2331" w:rsidRDefault="00C52417">
            <w:pPr>
              <w:jc w:val="center"/>
              <w:cnfStyle w:val="000000100000" w:firstRow="0" w:lastRow="0" w:firstColumn="0" w:lastColumn="0" w:oddVBand="0" w:evenVBand="0" w:oddHBand="1" w:evenHBand="0" w:firstRowFirstColumn="0" w:firstRowLastColumn="0" w:lastRowFirstColumn="0" w:lastRowLastColumn="0"/>
            </w:pPr>
            <w:r>
              <w:t>Regulatory change for EV software data privacy, safety, or telematics</w:t>
            </w:r>
          </w:p>
        </w:tc>
        <w:tc>
          <w:tcPr>
            <w:tcW w:w="1440" w:type="dxa"/>
          </w:tcPr>
          <w:p w14:paraId="10BBB7A3" w14:textId="77777777" w:rsidR="00CD2331" w:rsidRDefault="00C52417">
            <w:pPr>
              <w:jc w:val="center"/>
              <w:cnfStyle w:val="000000100000" w:firstRow="0" w:lastRow="0" w:firstColumn="0" w:lastColumn="0" w:oddVBand="0" w:evenVBand="0" w:oddHBand="1" w:evenHBand="0" w:firstRowFirstColumn="0" w:firstRowLastColumn="0" w:lastRowFirstColumn="0" w:lastRowLastColumn="0"/>
            </w:pPr>
            <w:r>
              <w:t>2</w:t>
            </w:r>
          </w:p>
        </w:tc>
        <w:tc>
          <w:tcPr>
            <w:tcW w:w="990" w:type="dxa"/>
          </w:tcPr>
          <w:p w14:paraId="0C809E17" w14:textId="77777777" w:rsidR="00CD2331" w:rsidRDefault="00C52417">
            <w:pPr>
              <w:jc w:val="center"/>
              <w:cnfStyle w:val="000000100000" w:firstRow="0" w:lastRow="0" w:firstColumn="0" w:lastColumn="0" w:oddVBand="0" w:evenVBand="0" w:oddHBand="1" w:evenHBand="0" w:firstRowFirstColumn="0" w:firstRowLastColumn="0" w:lastRowFirstColumn="0" w:lastRowLastColumn="0"/>
            </w:pPr>
            <w:r>
              <w:t>4</w:t>
            </w:r>
          </w:p>
        </w:tc>
        <w:tc>
          <w:tcPr>
            <w:tcW w:w="1080" w:type="dxa"/>
          </w:tcPr>
          <w:p w14:paraId="3D3DA2D6" w14:textId="77777777" w:rsidR="00CD2331" w:rsidRDefault="00C52417">
            <w:pPr>
              <w:jc w:val="center"/>
              <w:cnfStyle w:val="000000100000" w:firstRow="0" w:lastRow="0" w:firstColumn="0" w:lastColumn="0" w:oddVBand="0" w:evenVBand="0" w:oddHBand="1" w:evenHBand="0" w:firstRowFirstColumn="0" w:firstRowLastColumn="0" w:lastRowFirstColumn="0" w:lastRowLastColumn="0"/>
            </w:pPr>
            <w:r>
              <w:t>8</w:t>
            </w:r>
          </w:p>
        </w:tc>
        <w:tc>
          <w:tcPr>
            <w:tcW w:w="3330" w:type="dxa"/>
          </w:tcPr>
          <w:p w14:paraId="009CB45A" w14:textId="77777777" w:rsidR="00CD2331" w:rsidRDefault="00C52417">
            <w:pPr>
              <w:jc w:val="center"/>
              <w:cnfStyle w:val="000000100000" w:firstRow="0" w:lastRow="0" w:firstColumn="0" w:lastColumn="0" w:oddVBand="0" w:evenVBand="0" w:oddHBand="1" w:evenHBand="0" w:firstRowFirstColumn="0" w:firstRowLastColumn="0" w:lastRowFirstColumn="0" w:lastRowLastColumn="0"/>
            </w:pPr>
            <w:r>
              <w:t>Track upcoming rules with quarterly reviews; implement privacy-by-default; feature flags to toggle or regionalize behavior; legal review before region launches</w:t>
            </w:r>
          </w:p>
        </w:tc>
        <w:tc>
          <w:tcPr>
            <w:tcW w:w="1710" w:type="dxa"/>
          </w:tcPr>
          <w:p w14:paraId="16BF948C" w14:textId="77777777" w:rsidR="00CD2331" w:rsidRDefault="00C52417">
            <w:pPr>
              <w:jc w:val="center"/>
              <w:cnfStyle w:val="000000100000" w:firstRow="0" w:lastRow="0" w:firstColumn="0" w:lastColumn="0" w:oddVBand="0" w:evenVBand="0" w:oddHBand="1" w:evenHBand="0" w:firstRowFirstColumn="0" w:firstRowLastColumn="0" w:lastRowFirstColumn="0" w:lastRowLastColumn="0"/>
            </w:pPr>
            <w:r>
              <w:t>Compliance Officer</w:t>
            </w:r>
          </w:p>
        </w:tc>
      </w:tr>
      <w:tr w:rsidR="00CD2331" w14:paraId="7A75060B" w14:textId="77777777" w:rsidTr="00CD2331">
        <w:trPr>
          <w:jc w:val="center"/>
        </w:trPr>
        <w:tc>
          <w:tcPr>
            <w:cnfStyle w:val="001000000000" w:firstRow="0" w:lastRow="0" w:firstColumn="1" w:lastColumn="0" w:oddVBand="0" w:evenVBand="0" w:oddHBand="0" w:evenHBand="0" w:firstRowFirstColumn="0" w:firstRowLastColumn="0" w:lastRowFirstColumn="0" w:lastRowLastColumn="0"/>
            <w:tcW w:w="738" w:type="dxa"/>
          </w:tcPr>
          <w:p w14:paraId="32D87C60" w14:textId="77777777" w:rsidR="00CD2331" w:rsidRDefault="00C52417">
            <w:pPr>
              <w:jc w:val="center"/>
            </w:pPr>
            <w:r>
              <w:t>R6</w:t>
            </w:r>
          </w:p>
        </w:tc>
        <w:tc>
          <w:tcPr>
            <w:tcW w:w="1980" w:type="dxa"/>
          </w:tcPr>
          <w:p w14:paraId="36284D96" w14:textId="77777777" w:rsidR="00CD2331" w:rsidRDefault="00C52417">
            <w:pPr>
              <w:jc w:val="center"/>
              <w:cnfStyle w:val="000000000000" w:firstRow="0" w:lastRow="0" w:firstColumn="0" w:lastColumn="0" w:oddVBand="0" w:evenVBand="0" w:oddHBand="0" w:evenHBand="0" w:firstRowFirstColumn="0" w:firstRowLastColumn="0" w:lastRowFirstColumn="0" w:lastRowLastColumn="0"/>
            </w:pPr>
            <w:r>
              <w:t>Integration complexity across Platform, EV, Security, AI/ML slows delivery</w:t>
            </w:r>
          </w:p>
        </w:tc>
        <w:tc>
          <w:tcPr>
            <w:tcW w:w="1440" w:type="dxa"/>
          </w:tcPr>
          <w:p w14:paraId="43353DBF" w14:textId="77777777" w:rsidR="00CD2331" w:rsidRDefault="00C52417">
            <w:pPr>
              <w:jc w:val="center"/>
              <w:cnfStyle w:val="000000000000" w:firstRow="0" w:lastRow="0" w:firstColumn="0" w:lastColumn="0" w:oddVBand="0" w:evenVBand="0" w:oddHBand="0" w:evenHBand="0" w:firstRowFirstColumn="0" w:firstRowLastColumn="0" w:lastRowFirstColumn="0" w:lastRowLastColumn="0"/>
            </w:pPr>
            <w:r>
              <w:t>3</w:t>
            </w:r>
          </w:p>
        </w:tc>
        <w:tc>
          <w:tcPr>
            <w:tcW w:w="990" w:type="dxa"/>
          </w:tcPr>
          <w:p w14:paraId="6C8EA273" w14:textId="77777777" w:rsidR="00CD2331" w:rsidRDefault="00C52417">
            <w:pPr>
              <w:jc w:val="center"/>
              <w:cnfStyle w:val="000000000000" w:firstRow="0" w:lastRow="0" w:firstColumn="0" w:lastColumn="0" w:oddVBand="0" w:evenVBand="0" w:oddHBand="0" w:evenHBand="0" w:firstRowFirstColumn="0" w:firstRowLastColumn="0" w:lastRowFirstColumn="0" w:lastRowLastColumn="0"/>
            </w:pPr>
            <w:r>
              <w:t>4</w:t>
            </w:r>
          </w:p>
        </w:tc>
        <w:tc>
          <w:tcPr>
            <w:tcW w:w="1080" w:type="dxa"/>
          </w:tcPr>
          <w:p w14:paraId="36FAFC5B" w14:textId="77777777" w:rsidR="00CD2331" w:rsidRDefault="00C52417">
            <w:pPr>
              <w:jc w:val="center"/>
              <w:cnfStyle w:val="000000000000" w:firstRow="0" w:lastRow="0" w:firstColumn="0" w:lastColumn="0" w:oddVBand="0" w:evenVBand="0" w:oddHBand="0" w:evenHBand="0" w:firstRowFirstColumn="0" w:firstRowLastColumn="0" w:lastRowFirstColumn="0" w:lastRowLastColumn="0"/>
            </w:pPr>
            <w:r>
              <w:t>12</w:t>
            </w:r>
          </w:p>
        </w:tc>
        <w:tc>
          <w:tcPr>
            <w:tcW w:w="3330" w:type="dxa"/>
          </w:tcPr>
          <w:p w14:paraId="55AFFC29" w14:textId="77777777" w:rsidR="00CD2331" w:rsidRDefault="00C52417">
            <w:pPr>
              <w:jc w:val="center"/>
              <w:cnfStyle w:val="000000000000" w:firstRow="0" w:lastRow="0" w:firstColumn="0" w:lastColumn="0" w:oddVBand="0" w:evenVBand="0" w:oddHBand="0" w:evenHBand="0" w:firstRowFirstColumn="0" w:firstRowLastColumn="0" w:lastRowFirstColumn="0" w:lastRowLastColumn="0"/>
            </w:pPr>
            <w:r>
              <w:t>Define versioned service contracts; CI with contract tests; a weekly integration build; a ‘system architect’ gate before merging cross-module changes</w:t>
            </w:r>
          </w:p>
        </w:tc>
        <w:tc>
          <w:tcPr>
            <w:tcW w:w="1710" w:type="dxa"/>
          </w:tcPr>
          <w:p w14:paraId="5B698736" w14:textId="77777777" w:rsidR="00CD2331" w:rsidRDefault="00C52417">
            <w:pPr>
              <w:jc w:val="center"/>
              <w:cnfStyle w:val="000000000000" w:firstRow="0" w:lastRow="0" w:firstColumn="0" w:lastColumn="0" w:oddVBand="0" w:evenVBand="0" w:oddHBand="0" w:evenHBand="0" w:firstRowFirstColumn="0" w:firstRowLastColumn="0" w:lastRowFirstColumn="0" w:lastRowLastColumn="0"/>
            </w:pPr>
            <w:r>
              <w:t>System Architect</w:t>
            </w:r>
          </w:p>
        </w:tc>
      </w:tr>
      <w:tr w:rsidR="00CD2331" w14:paraId="034FEB59" w14:textId="77777777" w:rsidTr="00CD23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8" w:type="dxa"/>
          </w:tcPr>
          <w:p w14:paraId="7675D59E" w14:textId="77777777" w:rsidR="00CD2331" w:rsidRDefault="00C52417">
            <w:pPr>
              <w:jc w:val="center"/>
            </w:pPr>
            <w:r>
              <w:t>R7</w:t>
            </w:r>
          </w:p>
        </w:tc>
        <w:tc>
          <w:tcPr>
            <w:tcW w:w="1980" w:type="dxa"/>
          </w:tcPr>
          <w:p w14:paraId="219117E5" w14:textId="77777777" w:rsidR="00CD2331" w:rsidRDefault="00C52417">
            <w:pPr>
              <w:jc w:val="center"/>
              <w:cnfStyle w:val="000000100000" w:firstRow="0" w:lastRow="0" w:firstColumn="0" w:lastColumn="0" w:oddVBand="0" w:evenVBand="0" w:oddHBand="1" w:evenHBand="0" w:firstRowFirstColumn="0" w:firstRowLastColumn="0" w:lastRowFirstColumn="0" w:lastRowLastColumn="0"/>
            </w:pPr>
            <w:r>
              <w:t>Schedule overrun due to underestimated effort across modules</w:t>
            </w:r>
          </w:p>
        </w:tc>
        <w:tc>
          <w:tcPr>
            <w:tcW w:w="1440" w:type="dxa"/>
          </w:tcPr>
          <w:p w14:paraId="564E6BA8" w14:textId="77777777" w:rsidR="00CD2331" w:rsidRDefault="00C52417">
            <w:pPr>
              <w:jc w:val="center"/>
              <w:cnfStyle w:val="000000100000" w:firstRow="0" w:lastRow="0" w:firstColumn="0" w:lastColumn="0" w:oddVBand="0" w:evenVBand="0" w:oddHBand="1" w:evenHBand="0" w:firstRowFirstColumn="0" w:firstRowLastColumn="0" w:lastRowFirstColumn="0" w:lastRowLastColumn="0"/>
            </w:pPr>
            <w:r>
              <w:t>3</w:t>
            </w:r>
          </w:p>
        </w:tc>
        <w:tc>
          <w:tcPr>
            <w:tcW w:w="990" w:type="dxa"/>
          </w:tcPr>
          <w:p w14:paraId="1984E01A" w14:textId="77777777" w:rsidR="00CD2331" w:rsidRDefault="00C52417">
            <w:pPr>
              <w:jc w:val="center"/>
              <w:cnfStyle w:val="000000100000" w:firstRow="0" w:lastRow="0" w:firstColumn="0" w:lastColumn="0" w:oddVBand="0" w:evenVBand="0" w:oddHBand="1" w:evenHBand="0" w:firstRowFirstColumn="0" w:firstRowLastColumn="0" w:lastRowFirstColumn="0" w:lastRowLastColumn="0"/>
            </w:pPr>
            <w:r>
              <w:t>4</w:t>
            </w:r>
          </w:p>
        </w:tc>
        <w:tc>
          <w:tcPr>
            <w:tcW w:w="1080" w:type="dxa"/>
          </w:tcPr>
          <w:p w14:paraId="199617A5" w14:textId="77777777" w:rsidR="00CD2331" w:rsidRDefault="00C52417">
            <w:pPr>
              <w:jc w:val="center"/>
              <w:cnfStyle w:val="000000100000" w:firstRow="0" w:lastRow="0" w:firstColumn="0" w:lastColumn="0" w:oddVBand="0" w:evenVBand="0" w:oddHBand="1" w:evenHBand="0" w:firstRowFirstColumn="0" w:firstRowLastColumn="0" w:lastRowFirstColumn="0" w:lastRowLastColumn="0"/>
            </w:pPr>
            <w:r>
              <w:t>12</w:t>
            </w:r>
          </w:p>
        </w:tc>
        <w:tc>
          <w:tcPr>
            <w:tcW w:w="3330" w:type="dxa"/>
          </w:tcPr>
          <w:p w14:paraId="2E15D262" w14:textId="77777777" w:rsidR="00CD2331" w:rsidRDefault="00C52417">
            <w:pPr>
              <w:jc w:val="center"/>
              <w:cnfStyle w:val="000000100000" w:firstRow="0" w:lastRow="0" w:firstColumn="0" w:lastColumn="0" w:oddVBand="0" w:evenVBand="0" w:oddHBand="1" w:evenHBand="0" w:firstRowFirstColumn="0" w:firstRowLastColumn="0" w:lastRowFirstColumn="0" w:lastRowLastColumn="0"/>
            </w:pPr>
            <w:r>
              <w:t>Use Wideband Delphi estimates; add 15–20% contingency to the critical path; track SPI/CPI weekly; cut or defer lower-priority features early</w:t>
            </w:r>
          </w:p>
        </w:tc>
        <w:tc>
          <w:tcPr>
            <w:tcW w:w="1710" w:type="dxa"/>
          </w:tcPr>
          <w:p w14:paraId="1634D158" w14:textId="77777777" w:rsidR="00CD2331" w:rsidRDefault="00C52417">
            <w:pPr>
              <w:jc w:val="center"/>
              <w:cnfStyle w:val="000000100000" w:firstRow="0" w:lastRow="0" w:firstColumn="0" w:lastColumn="0" w:oddVBand="0" w:evenVBand="0" w:oddHBand="1" w:evenHBand="0" w:firstRowFirstColumn="0" w:firstRowLastColumn="0" w:lastRowFirstColumn="0" w:lastRowLastColumn="0"/>
            </w:pPr>
            <w:r>
              <w:t>Project Manager</w:t>
            </w:r>
          </w:p>
        </w:tc>
      </w:tr>
      <w:tr w:rsidR="00CD2331" w14:paraId="2DA56479" w14:textId="77777777" w:rsidTr="00CD2331">
        <w:trPr>
          <w:jc w:val="center"/>
        </w:trPr>
        <w:tc>
          <w:tcPr>
            <w:cnfStyle w:val="001000000000" w:firstRow="0" w:lastRow="0" w:firstColumn="1" w:lastColumn="0" w:oddVBand="0" w:evenVBand="0" w:oddHBand="0" w:evenHBand="0" w:firstRowFirstColumn="0" w:firstRowLastColumn="0" w:lastRowFirstColumn="0" w:lastRowLastColumn="0"/>
            <w:tcW w:w="738" w:type="dxa"/>
          </w:tcPr>
          <w:p w14:paraId="2C0468A9" w14:textId="77777777" w:rsidR="00CD2331" w:rsidRDefault="00C52417">
            <w:pPr>
              <w:jc w:val="center"/>
            </w:pPr>
            <w:r>
              <w:t>R8</w:t>
            </w:r>
          </w:p>
        </w:tc>
        <w:tc>
          <w:tcPr>
            <w:tcW w:w="1980" w:type="dxa"/>
          </w:tcPr>
          <w:p w14:paraId="402FDF22" w14:textId="77777777" w:rsidR="00CD2331" w:rsidRDefault="00C52417">
            <w:pPr>
              <w:jc w:val="center"/>
              <w:cnfStyle w:val="000000000000" w:firstRow="0" w:lastRow="0" w:firstColumn="0" w:lastColumn="0" w:oddVBand="0" w:evenVBand="0" w:oddHBand="0" w:evenHBand="0" w:firstRowFirstColumn="0" w:firstRowLastColumn="0" w:lastRowFirstColumn="0" w:lastRowLastColumn="0"/>
            </w:pPr>
            <w:r>
              <w:t xml:space="preserve">Cloud cost overrun from </w:t>
            </w:r>
            <w:r>
              <w:lastRenderedPageBreak/>
              <w:t>tel</w:t>
            </w:r>
            <w:r>
              <w:t>emetry, maps, and analytics</w:t>
            </w:r>
          </w:p>
        </w:tc>
        <w:tc>
          <w:tcPr>
            <w:tcW w:w="1440" w:type="dxa"/>
          </w:tcPr>
          <w:p w14:paraId="078FEDA0" w14:textId="77777777" w:rsidR="00CD2331" w:rsidRDefault="00C52417">
            <w:pPr>
              <w:jc w:val="center"/>
              <w:cnfStyle w:val="000000000000" w:firstRow="0" w:lastRow="0" w:firstColumn="0" w:lastColumn="0" w:oddVBand="0" w:evenVBand="0" w:oddHBand="0" w:evenHBand="0" w:firstRowFirstColumn="0" w:firstRowLastColumn="0" w:lastRowFirstColumn="0" w:lastRowLastColumn="0"/>
            </w:pPr>
            <w:r>
              <w:lastRenderedPageBreak/>
              <w:t>3</w:t>
            </w:r>
          </w:p>
        </w:tc>
        <w:tc>
          <w:tcPr>
            <w:tcW w:w="990" w:type="dxa"/>
          </w:tcPr>
          <w:p w14:paraId="379BD789" w14:textId="77777777" w:rsidR="00CD2331" w:rsidRDefault="00C52417">
            <w:pPr>
              <w:jc w:val="center"/>
              <w:cnfStyle w:val="000000000000" w:firstRow="0" w:lastRow="0" w:firstColumn="0" w:lastColumn="0" w:oddVBand="0" w:evenVBand="0" w:oddHBand="0" w:evenHBand="0" w:firstRowFirstColumn="0" w:firstRowLastColumn="0" w:lastRowFirstColumn="0" w:lastRowLastColumn="0"/>
            </w:pPr>
            <w:r>
              <w:t>3</w:t>
            </w:r>
          </w:p>
        </w:tc>
        <w:tc>
          <w:tcPr>
            <w:tcW w:w="1080" w:type="dxa"/>
          </w:tcPr>
          <w:p w14:paraId="70A87663" w14:textId="77777777" w:rsidR="00CD2331" w:rsidRDefault="00C52417">
            <w:pPr>
              <w:jc w:val="center"/>
              <w:cnfStyle w:val="000000000000" w:firstRow="0" w:lastRow="0" w:firstColumn="0" w:lastColumn="0" w:oddVBand="0" w:evenVBand="0" w:oddHBand="0" w:evenHBand="0" w:firstRowFirstColumn="0" w:firstRowLastColumn="0" w:lastRowFirstColumn="0" w:lastRowLastColumn="0"/>
            </w:pPr>
            <w:r>
              <w:t>9</w:t>
            </w:r>
          </w:p>
        </w:tc>
        <w:tc>
          <w:tcPr>
            <w:tcW w:w="3330" w:type="dxa"/>
          </w:tcPr>
          <w:sdt>
            <w:sdtPr>
              <w:tag w:val="goog_rdk_8"/>
              <w:id w:val="422732998"/>
            </w:sdtPr>
            <w:sdtEndPr/>
            <w:sdtContent>
              <w:p w14:paraId="09D2A915" w14:textId="77777777" w:rsidR="00CD2331" w:rsidRDefault="00C52417">
                <w:pPr>
                  <w:jc w:val="center"/>
                  <w:cnfStyle w:val="000000000000" w:firstRow="0" w:lastRow="0" w:firstColumn="0" w:lastColumn="0" w:oddVBand="0" w:evenVBand="0" w:oddHBand="0" w:evenHBand="0" w:firstRowFirstColumn="0" w:firstRowLastColumn="0" w:lastRowFirstColumn="0" w:lastRowLastColumn="0"/>
                  <w:rPr>
                    <w:ins w:id="3" w:author="Masum Hasnayen" w:date="2025-09-08T16:08:00Z"/>
                  </w:rPr>
                </w:pPr>
                <w:r>
                  <w:t xml:space="preserve">Cost budgets per environment; </w:t>
                </w:r>
                <w:proofErr w:type="spellStart"/>
                <w:r>
                  <w:t>autoscali</w:t>
                </w:r>
                <w:proofErr w:type="spellEnd"/>
                <w:sdt>
                  <w:sdtPr>
                    <w:tag w:val="goog_rdk_7"/>
                    <w:id w:val="1871361582"/>
                  </w:sdtPr>
                  <w:sdtEndPr/>
                  <w:sdtContent/>
                </w:sdt>
              </w:p>
            </w:sdtContent>
          </w:sdt>
          <w:p w14:paraId="71AD3A81" w14:textId="77777777" w:rsidR="00CD2331" w:rsidRDefault="00C52417">
            <w:pPr>
              <w:jc w:val="center"/>
              <w:cnfStyle w:val="000000000000" w:firstRow="0" w:lastRow="0" w:firstColumn="0" w:lastColumn="0" w:oddVBand="0" w:evenVBand="0" w:oddHBand="0" w:evenHBand="0" w:firstRowFirstColumn="0" w:firstRowLastColumn="0" w:lastRowFirstColumn="0" w:lastRowLastColumn="0"/>
            </w:pPr>
            <w:r>
              <w:lastRenderedPageBreak/>
              <w:t>ng guardrails; storage lifecycle rules; monthly FinOps review; load testing before scale-up</w:t>
            </w:r>
          </w:p>
        </w:tc>
        <w:tc>
          <w:tcPr>
            <w:tcW w:w="1710" w:type="dxa"/>
          </w:tcPr>
          <w:p w14:paraId="1DAA69B1" w14:textId="77777777" w:rsidR="00CD2331" w:rsidRDefault="00C52417">
            <w:pPr>
              <w:jc w:val="center"/>
              <w:cnfStyle w:val="000000000000" w:firstRow="0" w:lastRow="0" w:firstColumn="0" w:lastColumn="0" w:oddVBand="0" w:evenVBand="0" w:oddHBand="0" w:evenHBand="0" w:firstRowFirstColumn="0" w:firstRowLastColumn="0" w:lastRowFirstColumn="0" w:lastRowLastColumn="0"/>
            </w:pPr>
            <w:r>
              <w:lastRenderedPageBreak/>
              <w:t>DevOps Lead</w:t>
            </w:r>
          </w:p>
        </w:tc>
      </w:tr>
      <w:tr w:rsidR="00CD2331" w14:paraId="72C69736" w14:textId="77777777" w:rsidTr="00CD23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8" w:type="dxa"/>
          </w:tcPr>
          <w:p w14:paraId="3D0C4023" w14:textId="77777777" w:rsidR="00CD2331" w:rsidRDefault="00C52417">
            <w:pPr>
              <w:jc w:val="center"/>
            </w:pPr>
            <w:r>
              <w:t>R9</w:t>
            </w:r>
          </w:p>
        </w:tc>
        <w:tc>
          <w:tcPr>
            <w:tcW w:w="1980" w:type="dxa"/>
          </w:tcPr>
          <w:p w14:paraId="1A0551D0" w14:textId="77777777" w:rsidR="00CD2331" w:rsidRDefault="00C52417">
            <w:pPr>
              <w:jc w:val="center"/>
              <w:cnfStyle w:val="000000100000" w:firstRow="0" w:lastRow="0" w:firstColumn="0" w:lastColumn="0" w:oddVBand="0" w:evenVBand="0" w:oddHBand="1" w:evenHBand="0" w:firstRowFirstColumn="0" w:firstRowLastColumn="0" w:lastRowFirstColumn="0" w:lastRowLastColumn="0"/>
            </w:pPr>
            <w:r>
              <w:t>Quality regressions when adding frequent features to ‘stay competitive’</w:t>
            </w:r>
          </w:p>
        </w:tc>
        <w:tc>
          <w:tcPr>
            <w:tcW w:w="1440" w:type="dxa"/>
          </w:tcPr>
          <w:p w14:paraId="59205CE5" w14:textId="77777777" w:rsidR="00CD2331" w:rsidRDefault="00C52417">
            <w:pPr>
              <w:jc w:val="center"/>
              <w:cnfStyle w:val="000000100000" w:firstRow="0" w:lastRow="0" w:firstColumn="0" w:lastColumn="0" w:oddVBand="0" w:evenVBand="0" w:oddHBand="1" w:evenHBand="0" w:firstRowFirstColumn="0" w:firstRowLastColumn="0" w:lastRowFirstColumn="0" w:lastRowLastColumn="0"/>
            </w:pPr>
            <w:r>
              <w:t>3</w:t>
            </w:r>
          </w:p>
        </w:tc>
        <w:tc>
          <w:tcPr>
            <w:tcW w:w="990" w:type="dxa"/>
          </w:tcPr>
          <w:p w14:paraId="4998B035" w14:textId="77777777" w:rsidR="00CD2331" w:rsidRDefault="00C52417">
            <w:pPr>
              <w:jc w:val="center"/>
              <w:cnfStyle w:val="000000100000" w:firstRow="0" w:lastRow="0" w:firstColumn="0" w:lastColumn="0" w:oddVBand="0" w:evenVBand="0" w:oddHBand="1" w:evenHBand="0" w:firstRowFirstColumn="0" w:firstRowLastColumn="0" w:lastRowFirstColumn="0" w:lastRowLastColumn="0"/>
            </w:pPr>
            <w:r>
              <w:t>4</w:t>
            </w:r>
          </w:p>
        </w:tc>
        <w:tc>
          <w:tcPr>
            <w:tcW w:w="1080" w:type="dxa"/>
          </w:tcPr>
          <w:p w14:paraId="01ACB421" w14:textId="77777777" w:rsidR="00CD2331" w:rsidRDefault="00C52417">
            <w:pPr>
              <w:jc w:val="center"/>
              <w:cnfStyle w:val="000000100000" w:firstRow="0" w:lastRow="0" w:firstColumn="0" w:lastColumn="0" w:oddVBand="0" w:evenVBand="0" w:oddHBand="1" w:evenHBand="0" w:firstRowFirstColumn="0" w:firstRowLastColumn="0" w:lastRowFirstColumn="0" w:lastRowLastColumn="0"/>
            </w:pPr>
            <w:r>
              <w:t>12</w:t>
            </w:r>
          </w:p>
        </w:tc>
        <w:tc>
          <w:tcPr>
            <w:tcW w:w="3330" w:type="dxa"/>
          </w:tcPr>
          <w:p w14:paraId="5987056B" w14:textId="77777777" w:rsidR="00CD2331" w:rsidRDefault="00C52417">
            <w:pPr>
              <w:jc w:val="center"/>
              <w:cnfStyle w:val="000000100000" w:firstRow="0" w:lastRow="0" w:firstColumn="0" w:lastColumn="0" w:oddVBand="0" w:evenVBand="0" w:oddHBand="1" w:evenHBand="0" w:firstRowFirstColumn="0" w:firstRowLastColumn="0" w:lastRowFirstColumn="0" w:lastRowLastColumn="0"/>
            </w:pPr>
            <w:r>
              <w:t>CI with unit/integration/e2e tests; release trains; feature flags and canary releases; bug SLAs and DOR/DoD checklists</w:t>
            </w:r>
          </w:p>
        </w:tc>
        <w:tc>
          <w:tcPr>
            <w:tcW w:w="1710" w:type="dxa"/>
          </w:tcPr>
          <w:p w14:paraId="2BE7B2E4" w14:textId="77777777" w:rsidR="00CD2331" w:rsidRDefault="00C52417">
            <w:pPr>
              <w:jc w:val="center"/>
              <w:cnfStyle w:val="000000100000" w:firstRow="0" w:lastRow="0" w:firstColumn="0" w:lastColumn="0" w:oddVBand="0" w:evenVBand="0" w:oddHBand="1" w:evenHBand="0" w:firstRowFirstColumn="0" w:firstRowLastColumn="0" w:lastRowFirstColumn="0" w:lastRowLastColumn="0"/>
            </w:pPr>
            <w:r>
              <w:t>QA Lead</w:t>
            </w:r>
          </w:p>
        </w:tc>
      </w:tr>
      <w:tr w:rsidR="00CD2331" w14:paraId="6051AF66" w14:textId="77777777" w:rsidTr="00CD2331">
        <w:trPr>
          <w:jc w:val="center"/>
        </w:trPr>
        <w:tc>
          <w:tcPr>
            <w:cnfStyle w:val="001000000000" w:firstRow="0" w:lastRow="0" w:firstColumn="1" w:lastColumn="0" w:oddVBand="0" w:evenVBand="0" w:oddHBand="0" w:evenHBand="0" w:firstRowFirstColumn="0" w:firstRowLastColumn="0" w:lastRowFirstColumn="0" w:lastRowLastColumn="0"/>
            <w:tcW w:w="738" w:type="dxa"/>
          </w:tcPr>
          <w:p w14:paraId="47A3F046" w14:textId="77777777" w:rsidR="00CD2331" w:rsidRDefault="00C52417">
            <w:pPr>
              <w:jc w:val="center"/>
            </w:pPr>
            <w:r>
              <w:t>R10</w:t>
            </w:r>
          </w:p>
        </w:tc>
        <w:tc>
          <w:tcPr>
            <w:tcW w:w="1980" w:type="dxa"/>
          </w:tcPr>
          <w:p w14:paraId="7745786E" w14:textId="77777777" w:rsidR="00CD2331" w:rsidRDefault="00C52417">
            <w:pPr>
              <w:jc w:val="center"/>
              <w:cnfStyle w:val="000000000000" w:firstRow="0" w:lastRow="0" w:firstColumn="0" w:lastColumn="0" w:oddVBand="0" w:evenVBand="0" w:oddHBand="0" w:evenHBand="0" w:firstRowFirstColumn="0" w:firstRowLastColumn="0" w:lastRowFirstColumn="0" w:lastRowLastColumn="0"/>
            </w:pPr>
            <w:r>
              <w:t>Stakeholder availability risk delaying sign-offs in module reviews</w:t>
            </w:r>
          </w:p>
        </w:tc>
        <w:tc>
          <w:tcPr>
            <w:tcW w:w="1440" w:type="dxa"/>
          </w:tcPr>
          <w:p w14:paraId="3F2A0D58" w14:textId="77777777" w:rsidR="00CD2331" w:rsidRDefault="00C52417">
            <w:pPr>
              <w:jc w:val="center"/>
              <w:cnfStyle w:val="000000000000" w:firstRow="0" w:lastRow="0" w:firstColumn="0" w:lastColumn="0" w:oddVBand="0" w:evenVBand="0" w:oddHBand="0" w:evenHBand="0" w:firstRowFirstColumn="0" w:firstRowLastColumn="0" w:lastRowFirstColumn="0" w:lastRowLastColumn="0"/>
            </w:pPr>
            <w:r>
              <w:t>2</w:t>
            </w:r>
          </w:p>
        </w:tc>
        <w:tc>
          <w:tcPr>
            <w:tcW w:w="990" w:type="dxa"/>
          </w:tcPr>
          <w:p w14:paraId="4B4ECCB3" w14:textId="77777777" w:rsidR="00CD2331" w:rsidRDefault="00C52417">
            <w:pPr>
              <w:jc w:val="center"/>
              <w:cnfStyle w:val="000000000000" w:firstRow="0" w:lastRow="0" w:firstColumn="0" w:lastColumn="0" w:oddVBand="0" w:evenVBand="0" w:oddHBand="0" w:evenHBand="0" w:firstRowFirstColumn="0" w:firstRowLastColumn="0" w:lastRowFirstColumn="0" w:lastRowLastColumn="0"/>
            </w:pPr>
            <w:r>
              <w:t>3</w:t>
            </w:r>
          </w:p>
        </w:tc>
        <w:tc>
          <w:tcPr>
            <w:tcW w:w="1080" w:type="dxa"/>
          </w:tcPr>
          <w:p w14:paraId="290FBFCD" w14:textId="77777777" w:rsidR="00CD2331" w:rsidRDefault="00C52417">
            <w:pPr>
              <w:jc w:val="center"/>
              <w:cnfStyle w:val="000000000000" w:firstRow="0" w:lastRow="0" w:firstColumn="0" w:lastColumn="0" w:oddVBand="0" w:evenVBand="0" w:oddHBand="0" w:evenHBand="0" w:firstRowFirstColumn="0" w:firstRowLastColumn="0" w:lastRowFirstColumn="0" w:lastRowLastColumn="0"/>
            </w:pPr>
            <w:r>
              <w:t>6</w:t>
            </w:r>
          </w:p>
        </w:tc>
        <w:tc>
          <w:tcPr>
            <w:tcW w:w="3330" w:type="dxa"/>
          </w:tcPr>
          <w:p w14:paraId="5C3DEDF8" w14:textId="77777777" w:rsidR="00CD2331" w:rsidRDefault="00C52417">
            <w:pPr>
              <w:jc w:val="center"/>
              <w:cnfStyle w:val="000000000000" w:firstRow="0" w:lastRow="0" w:firstColumn="0" w:lastColumn="0" w:oddVBand="0" w:evenVBand="0" w:oddHBand="0" w:evenHBand="0" w:firstRowFirstColumn="0" w:firstRowLastColumn="0" w:lastRowFirstColumn="0" w:lastRowLastColumn="0"/>
            </w:pPr>
            <w:r>
              <w:t>Publish review calendar for the whole semester; name delegates with decision power; asynchronous sign-off windows with clear acceptance criteria</w:t>
            </w:r>
          </w:p>
        </w:tc>
        <w:tc>
          <w:tcPr>
            <w:tcW w:w="1710" w:type="dxa"/>
          </w:tcPr>
          <w:p w14:paraId="4EDF1C68" w14:textId="77777777" w:rsidR="00CD2331" w:rsidRDefault="00C52417">
            <w:pPr>
              <w:jc w:val="center"/>
              <w:cnfStyle w:val="000000000000" w:firstRow="0" w:lastRow="0" w:firstColumn="0" w:lastColumn="0" w:oddVBand="0" w:evenVBand="0" w:oddHBand="0" w:evenHBand="0" w:firstRowFirstColumn="0" w:firstRowLastColumn="0" w:lastRowFirstColumn="0" w:lastRowLastColumn="0"/>
            </w:pPr>
            <w:r>
              <w:t>Product Owner</w:t>
            </w:r>
          </w:p>
        </w:tc>
      </w:tr>
    </w:tbl>
    <w:p w14:paraId="38C2D24B" w14:textId="77777777" w:rsidR="00CD2331" w:rsidRDefault="00CD2331">
      <w:pPr>
        <w:spacing w:line="276" w:lineRule="auto"/>
        <w:jc w:val="both"/>
      </w:pPr>
    </w:p>
    <w:sectPr w:rsidR="00CD2331">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9EF515" w14:textId="77777777" w:rsidR="00C52417" w:rsidRDefault="00C52417">
      <w:r>
        <w:separator/>
      </w:r>
    </w:p>
  </w:endnote>
  <w:endnote w:type="continuationSeparator" w:id="0">
    <w:p w14:paraId="4231CB62" w14:textId="77777777" w:rsidR="00C52417" w:rsidRDefault="00C52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tag w:val="goog_rdk_10"/>
      <w:id w:val="-55731820"/>
    </w:sdtPr>
    <w:sdtEndPr/>
    <w:sdtContent>
      <w:p w14:paraId="2F03CF91" w14:textId="77777777" w:rsidR="00CD2331" w:rsidRDefault="00C52417">
        <w:sdt>
          <w:sdtPr>
            <w:tag w:val="goog_rdk_9"/>
            <w:id w:val="780233477"/>
          </w:sdtPr>
          <w:sdtEndP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F4DB78" w14:textId="77777777" w:rsidR="00C52417" w:rsidRDefault="00C52417">
      <w:r>
        <w:separator/>
      </w:r>
    </w:p>
  </w:footnote>
  <w:footnote w:type="continuationSeparator" w:id="0">
    <w:p w14:paraId="1EB89531" w14:textId="77777777" w:rsidR="00C52417" w:rsidRDefault="00C524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7226E"/>
    <w:multiLevelType w:val="multilevel"/>
    <w:tmpl w:val="FA681902"/>
    <w:lvl w:ilvl="0">
      <w:start w:val="1"/>
      <w:numFmt w:val="decimal"/>
      <w:lvlText w:val="%1."/>
      <w:lvlJc w:val="left"/>
      <w:pPr>
        <w:ind w:left="3159" w:hanging="279"/>
      </w:pPr>
      <w:rPr>
        <w:rFonts w:ascii="Calibri" w:eastAsia="Calibri" w:hAnsi="Calibri" w:cs="Calibri"/>
        <w:b/>
        <w:i/>
        <w:color w:val="365F91"/>
        <w:sz w:val="36"/>
        <w:szCs w:val="36"/>
        <w:u w:val="single"/>
      </w:rPr>
    </w:lvl>
    <w:lvl w:ilvl="1">
      <w:numFmt w:val="bullet"/>
      <w:lvlText w:val="-"/>
      <w:lvlJc w:val="left"/>
      <w:pPr>
        <w:ind w:left="360" w:hanging="123"/>
      </w:pPr>
      <w:rPr>
        <w:rFonts w:ascii="Cambria" w:eastAsia="Cambria" w:hAnsi="Cambria" w:cs="Cambria"/>
        <w:b w:val="0"/>
        <w:i w:val="0"/>
        <w:sz w:val="22"/>
        <w:szCs w:val="22"/>
      </w:rPr>
    </w:lvl>
    <w:lvl w:ilvl="2">
      <w:numFmt w:val="bullet"/>
      <w:lvlText w:val="•"/>
      <w:lvlJc w:val="left"/>
      <w:pPr>
        <w:ind w:left="1608" w:hanging="123"/>
      </w:pPr>
    </w:lvl>
    <w:lvl w:ilvl="3">
      <w:numFmt w:val="bullet"/>
      <w:lvlText w:val="•"/>
      <w:lvlJc w:val="left"/>
      <w:pPr>
        <w:ind w:left="2577" w:hanging="123"/>
      </w:pPr>
    </w:lvl>
    <w:lvl w:ilvl="4">
      <w:numFmt w:val="bullet"/>
      <w:lvlText w:val="•"/>
      <w:lvlJc w:val="left"/>
      <w:pPr>
        <w:ind w:left="3546" w:hanging="123"/>
      </w:pPr>
    </w:lvl>
    <w:lvl w:ilvl="5">
      <w:numFmt w:val="bullet"/>
      <w:lvlText w:val="•"/>
      <w:lvlJc w:val="left"/>
      <w:pPr>
        <w:ind w:left="4515" w:hanging="123"/>
      </w:pPr>
    </w:lvl>
    <w:lvl w:ilvl="6">
      <w:numFmt w:val="bullet"/>
      <w:lvlText w:val="•"/>
      <w:lvlJc w:val="left"/>
      <w:pPr>
        <w:ind w:left="5484" w:hanging="123"/>
      </w:pPr>
    </w:lvl>
    <w:lvl w:ilvl="7">
      <w:numFmt w:val="bullet"/>
      <w:lvlText w:val="•"/>
      <w:lvlJc w:val="left"/>
      <w:pPr>
        <w:ind w:left="6453" w:hanging="123"/>
      </w:pPr>
    </w:lvl>
    <w:lvl w:ilvl="8">
      <w:numFmt w:val="bullet"/>
      <w:lvlText w:val="•"/>
      <w:lvlJc w:val="left"/>
      <w:pPr>
        <w:ind w:left="7422" w:hanging="122"/>
      </w:pPr>
    </w:lvl>
  </w:abstractNum>
  <w:abstractNum w:abstractNumId="1" w15:restartNumberingAfterBreak="0">
    <w:nsid w:val="06D12AE3"/>
    <w:multiLevelType w:val="multilevel"/>
    <w:tmpl w:val="ECD2EC54"/>
    <w:lvl w:ilvl="0">
      <w:start w:val="1"/>
      <w:numFmt w:val="upperRoman"/>
      <w:lvlText w:val="%1."/>
      <w:lvlJc w:val="right"/>
      <w:pPr>
        <w:ind w:left="2210" w:hanging="360"/>
      </w:pPr>
    </w:lvl>
    <w:lvl w:ilvl="1">
      <w:start w:val="1"/>
      <w:numFmt w:val="lowerLetter"/>
      <w:lvlText w:val="%2."/>
      <w:lvlJc w:val="left"/>
      <w:pPr>
        <w:ind w:left="2930" w:hanging="360"/>
      </w:pPr>
    </w:lvl>
    <w:lvl w:ilvl="2">
      <w:start w:val="1"/>
      <w:numFmt w:val="lowerRoman"/>
      <w:lvlText w:val="%3."/>
      <w:lvlJc w:val="right"/>
      <w:pPr>
        <w:ind w:left="3650" w:hanging="180"/>
      </w:pPr>
    </w:lvl>
    <w:lvl w:ilvl="3">
      <w:start w:val="1"/>
      <w:numFmt w:val="decimal"/>
      <w:lvlText w:val="%4."/>
      <w:lvlJc w:val="left"/>
      <w:pPr>
        <w:ind w:left="4370" w:hanging="360"/>
      </w:pPr>
    </w:lvl>
    <w:lvl w:ilvl="4">
      <w:start w:val="1"/>
      <w:numFmt w:val="lowerLetter"/>
      <w:lvlText w:val="%5."/>
      <w:lvlJc w:val="left"/>
      <w:pPr>
        <w:ind w:left="5090" w:hanging="360"/>
      </w:pPr>
    </w:lvl>
    <w:lvl w:ilvl="5">
      <w:start w:val="1"/>
      <w:numFmt w:val="lowerRoman"/>
      <w:lvlText w:val="%6."/>
      <w:lvlJc w:val="right"/>
      <w:pPr>
        <w:ind w:left="5810" w:hanging="180"/>
      </w:pPr>
    </w:lvl>
    <w:lvl w:ilvl="6">
      <w:start w:val="1"/>
      <w:numFmt w:val="decimal"/>
      <w:lvlText w:val="%7."/>
      <w:lvlJc w:val="left"/>
      <w:pPr>
        <w:ind w:left="6530" w:hanging="360"/>
      </w:pPr>
    </w:lvl>
    <w:lvl w:ilvl="7">
      <w:start w:val="1"/>
      <w:numFmt w:val="lowerLetter"/>
      <w:lvlText w:val="%8."/>
      <w:lvlJc w:val="left"/>
      <w:pPr>
        <w:ind w:left="7250" w:hanging="360"/>
      </w:pPr>
    </w:lvl>
    <w:lvl w:ilvl="8">
      <w:start w:val="1"/>
      <w:numFmt w:val="lowerRoman"/>
      <w:lvlText w:val="%9."/>
      <w:lvlJc w:val="right"/>
      <w:pPr>
        <w:ind w:left="7970" w:hanging="180"/>
      </w:pPr>
    </w:lvl>
  </w:abstractNum>
  <w:abstractNum w:abstractNumId="2" w15:restartNumberingAfterBreak="0">
    <w:nsid w:val="110A6F0F"/>
    <w:multiLevelType w:val="multilevel"/>
    <w:tmpl w:val="CCDA550C"/>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3" w15:restartNumberingAfterBreak="0">
    <w:nsid w:val="16880707"/>
    <w:multiLevelType w:val="multilevel"/>
    <w:tmpl w:val="A41EB7CA"/>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4" w15:restartNumberingAfterBreak="0">
    <w:nsid w:val="1A28235A"/>
    <w:multiLevelType w:val="multilevel"/>
    <w:tmpl w:val="F0905F1C"/>
    <w:lvl w:ilvl="0">
      <w:start w:val="1"/>
      <w:numFmt w:val="bullet"/>
      <w:lvlText w:val="●"/>
      <w:lvlJc w:val="left"/>
      <w:pPr>
        <w:ind w:left="1270" w:hanging="360"/>
      </w:pPr>
      <w:rPr>
        <w:rFonts w:ascii="Noto Sans Symbols" w:eastAsia="Noto Sans Symbols" w:hAnsi="Noto Sans Symbols" w:cs="Noto Sans Symbols"/>
      </w:rPr>
    </w:lvl>
    <w:lvl w:ilvl="1">
      <w:start w:val="1"/>
      <w:numFmt w:val="bullet"/>
      <w:lvlText w:val="o"/>
      <w:lvlJc w:val="left"/>
      <w:pPr>
        <w:ind w:left="1990" w:hanging="360"/>
      </w:pPr>
      <w:rPr>
        <w:rFonts w:ascii="Courier New" w:eastAsia="Courier New" w:hAnsi="Courier New" w:cs="Courier New"/>
      </w:rPr>
    </w:lvl>
    <w:lvl w:ilvl="2">
      <w:start w:val="1"/>
      <w:numFmt w:val="bullet"/>
      <w:lvlText w:val="▪"/>
      <w:lvlJc w:val="left"/>
      <w:pPr>
        <w:ind w:left="2710" w:hanging="360"/>
      </w:pPr>
      <w:rPr>
        <w:rFonts w:ascii="Noto Sans Symbols" w:eastAsia="Noto Sans Symbols" w:hAnsi="Noto Sans Symbols" w:cs="Noto Sans Symbols"/>
      </w:rPr>
    </w:lvl>
    <w:lvl w:ilvl="3">
      <w:start w:val="1"/>
      <w:numFmt w:val="bullet"/>
      <w:lvlText w:val="●"/>
      <w:lvlJc w:val="left"/>
      <w:pPr>
        <w:ind w:left="3430" w:hanging="360"/>
      </w:pPr>
      <w:rPr>
        <w:rFonts w:ascii="Noto Sans Symbols" w:eastAsia="Noto Sans Symbols" w:hAnsi="Noto Sans Symbols" w:cs="Noto Sans Symbols"/>
      </w:rPr>
    </w:lvl>
    <w:lvl w:ilvl="4">
      <w:start w:val="1"/>
      <w:numFmt w:val="bullet"/>
      <w:lvlText w:val="o"/>
      <w:lvlJc w:val="left"/>
      <w:pPr>
        <w:ind w:left="4150" w:hanging="360"/>
      </w:pPr>
      <w:rPr>
        <w:rFonts w:ascii="Courier New" w:eastAsia="Courier New" w:hAnsi="Courier New" w:cs="Courier New"/>
      </w:rPr>
    </w:lvl>
    <w:lvl w:ilvl="5">
      <w:start w:val="1"/>
      <w:numFmt w:val="bullet"/>
      <w:lvlText w:val="▪"/>
      <w:lvlJc w:val="left"/>
      <w:pPr>
        <w:ind w:left="4870" w:hanging="360"/>
      </w:pPr>
      <w:rPr>
        <w:rFonts w:ascii="Noto Sans Symbols" w:eastAsia="Noto Sans Symbols" w:hAnsi="Noto Sans Symbols" w:cs="Noto Sans Symbols"/>
      </w:rPr>
    </w:lvl>
    <w:lvl w:ilvl="6">
      <w:start w:val="1"/>
      <w:numFmt w:val="bullet"/>
      <w:lvlText w:val="●"/>
      <w:lvlJc w:val="left"/>
      <w:pPr>
        <w:ind w:left="5590" w:hanging="360"/>
      </w:pPr>
      <w:rPr>
        <w:rFonts w:ascii="Noto Sans Symbols" w:eastAsia="Noto Sans Symbols" w:hAnsi="Noto Sans Symbols" w:cs="Noto Sans Symbols"/>
      </w:rPr>
    </w:lvl>
    <w:lvl w:ilvl="7">
      <w:start w:val="1"/>
      <w:numFmt w:val="bullet"/>
      <w:lvlText w:val="o"/>
      <w:lvlJc w:val="left"/>
      <w:pPr>
        <w:ind w:left="6310" w:hanging="360"/>
      </w:pPr>
      <w:rPr>
        <w:rFonts w:ascii="Courier New" w:eastAsia="Courier New" w:hAnsi="Courier New" w:cs="Courier New"/>
      </w:rPr>
    </w:lvl>
    <w:lvl w:ilvl="8">
      <w:start w:val="1"/>
      <w:numFmt w:val="bullet"/>
      <w:lvlText w:val="▪"/>
      <w:lvlJc w:val="left"/>
      <w:pPr>
        <w:ind w:left="7030" w:hanging="360"/>
      </w:pPr>
      <w:rPr>
        <w:rFonts w:ascii="Noto Sans Symbols" w:eastAsia="Noto Sans Symbols" w:hAnsi="Noto Sans Symbols" w:cs="Noto Sans Symbols"/>
      </w:rPr>
    </w:lvl>
  </w:abstractNum>
  <w:abstractNum w:abstractNumId="5" w15:restartNumberingAfterBreak="0">
    <w:nsid w:val="26F3665B"/>
    <w:multiLevelType w:val="multilevel"/>
    <w:tmpl w:val="FCA4DE46"/>
    <w:lvl w:ilvl="0">
      <w:start w:val="1"/>
      <w:numFmt w:val="upperRoman"/>
      <w:lvlText w:val="%1."/>
      <w:lvlJc w:val="righ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6" w15:restartNumberingAfterBreak="0">
    <w:nsid w:val="2F260D6C"/>
    <w:multiLevelType w:val="multilevel"/>
    <w:tmpl w:val="262EF592"/>
    <w:lvl w:ilvl="0">
      <w:start w:val="1"/>
      <w:numFmt w:val="lowerRoman"/>
      <w:lvlText w:val="%1."/>
      <w:lvlJc w:val="right"/>
      <w:pPr>
        <w:ind w:left="2190" w:hanging="360"/>
      </w:pPr>
    </w:lvl>
    <w:lvl w:ilvl="1">
      <w:start w:val="1"/>
      <w:numFmt w:val="lowerLetter"/>
      <w:lvlText w:val="%2."/>
      <w:lvlJc w:val="left"/>
      <w:pPr>
        <w:ind w:left="2910" w:hanging="360"/>
      </w:pPr>
    </w:lvl>
    <w:lvl w:ilvl="2">
      <w:start w:val="1"/>
      <w:numFmt w:val="lowerRoman"/>
      <w:lvlText w:val="%3."/>
      <w:lvlJc w:val="right"/>
      <w:pPr>
        <w:ind w:left="3630" w:hanging="180"/>
      </w:pPr>
    </w:lvl>
    <w:lvl w:ilvl="3">
      <w:start w:val="1"/>
      <w:numFmt w:val="decimal"/>
      <w:lvlText w:val="%4."/>
      <w:lvlJc w:val="left"/>
      <w:pPr>
        <w:ind w:left="4350" w:hanging="360"/>
      </w:pPr>
    </w:lvl>
    <w:lvl w:ilvl="4">
      <w:start w:val="1"/>
      <w:numFmt w:val="lowerLetter"/>
      <w:lvlText w:val="%5."/>
      <w:lvlJc w:val="left"/>
      <w:pPr>
        <w:ind w:left="5070" w:hanging="360"/>
      </w:pPr>
    </w:lvl>
    <w:lvl w:ilvl="5">
      <w:start w:val="1"/>
      <w:numFmt w:val="lowerRoman"/>
      <w:lvlText w:val="%6."/>
      <w:lvlJc w:val="right"/>
      <w:pPr>
        <w:ind w:left="5790" w:hanging="180"/>
      </w:pPr>
    </w:lvl>
    <w:lvl w:ilvl="6">
      <w:start w:val="1"/>
      <w:numFmt w:val="decimal"/>
      <w:lvlText w:val="%7."/>
      <w:lvlJc w:val="left"/>
      <w:pPr>
        <w:ind w:left="6510" w:hanging="360"/>
      </w:pPr>
    </w:lvl>
    <w:lvl w:ilvl="7">
      <w:start w:val="1"/>
      <w:numFmt w:val="lowerLetter"/>
      <w:lvlText w:val="%8."/>
      <w:lvlJc w:val="left"/>
      <w:pPr>
        <w:ind w:left="7230" w:hanging="360"/>
      </w:pPr>
    </w:lvl>
    <w:lvl w:ilvl="8">
      <w:start w:val="1"/>
      <w:numFmt w:val="lowerRoman"/>
      <w:lvlText w:val="%9."/>
      <w:lvlJc w:val="right"/>
      <w:pPr>
        <w:ind w:left="7950" w:hanging="180"/>
      </w:pPr>
    </w:lvl>
  </w:abstractNum>
  <w:abstractNum w:abstractNumId="7" w15:restartNumberingAfterBreak="0">
    <w:nsid w:val="486F0F71"/>
    <w:multiLevelType w:val="multilevel"/>
    <w:tmpl w:val="106C51AE"/>
    <w:lvl w:ilvl="0">
      <w:start w:val="1"/>
      <w:numFmt w:val="lowerRoman"/>
      <w:lvlText w:val="%1."/>
      <w:lvlJc w:val="right"/>
      <w:pPr>
        <w:ind w:left="1630" w:hanging="360"/>
      </w:pPr>
    </w:lvl>
    <w:lvl w:ilvl="1">
      <w:start w:val="1"/>
      <w:numFmt w:val="lowerLetter"/>
      <w:lvlText w:val="%2."/>
      <w:lvlJc w:val="left"/>
      <w:pPr>
        <w:ind w:left="2350" w:hanging="360"/>
      </w:pPr>
    </w:lvl>
    <w:lvl w:ilvl="2">
      <w:start w:val="1"/>
      <w:numFmt w:val="lowerRoman"/>
      <w:lvlText w:val="%3."/>
      <w:lvlJc w:val="right"/>
      <w:pPr>
        <w:ind w:left="3070" w:hanging="180"/>
      </w:pPr>
    </w:lvl>
    <w:lvl w:ilvl="3">
      <w:start w:val="1"/>
      <w:numFmt w:val="decimal"/>
      <w:lvlText w:val="%4."/>
      <w:lvlJc w:val="left"/>
      <w:pPr>
        <w:ind w:left="3790" w:hanging="360"/>
      </w:pPr>
    </w:lvl>
    <w:lvl w:ilvl="4">
      <w:start w:val="1"/>
      <w:numFmt w:val="lowerLetter"/>
      <w:lvlText w:val="%5."/>
      <w:lvlJc w:val="left"/>
      <w:pPr>
        <w:ind w:left="4510" w:hanging="360"/>
      </w:pPr>
    </w:lvl>
    <w:lvl w:ilvl="5">
      <w:start w:val="1"/>
      <w:numFmt w:val="lowerRoman"/>
      <w:lvlText w:val="%6."/>
      <w:lvlJc w:val="right"/>
      <w:pPr>
        <w:ind w:left="5230" w:hanging="180"/>
      </w:pPr>
    </w:lvl>
    <w:lvl w:ilvl="6">
      <w:start w:val="1"/>
      <w:numFmt w:val="decimal"/>
      <w:lvlText w:val="%7."/>
      <w:lvlJc w:val="left"/>
      <w:pPr>
        <w:ind w:left="5950" w:hanging="360"/>
      </w:pPr>
    </w:lvl>
    <w:lvl w:ilvl="7">
      <w:start w:val="1"/>
      <w:numFmt w:val="lowerLetter"/>
      <w:lvlText w:val="%8."/>
      <w:lvlJc w:val="left"/>
      <w:pPr>
        <w:ind w:left="6670" w:hanging="360"/>
      </w:pPr>
    </w:lvl>
    <w:lvl w:ilvl="8">
      <w:start w:val="1"/>
      <w:numFmt w:val="lowerRoman"/>
      <w:lvlText w:val="%9."/>
      <w:lvlJc w:val="right"/>
      <w:pPr>
        <w:ind w:left="7390" w:hanging="180"/>
      </w:pPr>
    </w:lvl>
  </w:abstractNum>
  <w:abstractNum w:abstractNumId="8" w15:restartNumberingAfterBreak="0">
    <w:nsid w:val="48B0597C"/>
    <w:multiLevelType w:val="multilevel"/>
    <w:tmpl w:val="6AB07E2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52055066"/>
    <w:multiLevelType w:val="multilevel"/>
    <w:tmpl w:val="2872E1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0" w15:restartNumberingAfterBreak="0">
    <w:nsid w:val="56210110"/>
    <w:multiLevelType w:val="multilevel"/>
    <w:tmpl w:val="E7B49F76"/>
    <w:lvl w:ilvl="0">
      <w:start w:val="1"/>
      <w:numFmt w:val="bullet"/>
      <w:lvlText w:val="●"/>
      <w:lvlJc w:val="left"/>
      <w:pPr>
        <w:ind w:left="1270" w:hanging="360"/>
      </w:pPr>
      <w:rPr>
        <w:rFonts w:ascii="Noto Sans Symbols" w:eastAsia="Noto Sans Symbols" w:hAnsi="Noto Sans Symbols" w:cs="Noto Sans Symbols"/>
      </w:rPr>
    </w:lvl>
    <w:lvl w:ilvl="1">
      <w:start w:val="1"/>
      <w:numFmt w:val="bullet"/>
      <w:lvlText w:val="o"/>
      <w:lvlJc w:val="left"/>
      <w:pPr>
        <w:ind w:left="1990" w:hanging="360"/>
      </w:pPr>
      <w:rPr>
        <w:rFonts w:ascii="Courier New" w:eastAsia="Courier New" w:hAnsi="Courier New" w:cs="Courier New"/>
      </w:rPr>
    </w:lvl>
    <w:lvl w:ilvl="2">
      <w:start w:val="1"/>
      <w:numFmt w:val="bullet"/>
      <w:lvlText w:val="▪"/>
      <w:lvlJc w:val="left"/>
      <w:pPr>
        <w:ind w:left="2710" w:hanging="360"/>
      </w:pPr>
      <w:rPr>
        <w:rFonts w:ascii="Noto Sans Symbols" w:eastAsia="Noto Sans Symbols" w:hAnsi="Noto Sans Symbols" w:cs="Noto Sans Symbols"/>
      </w:rPr>
    </w:lvl>
    <w:lvl w:ilvl="3">
      <w:start w:val="1"/>
      <w:numFmt w:val="bullet"/>
      <w:lvlText w:val="●"/>
      <w:lvlJc w:val="left"/>
      <w:pPr>
        <w:ind w:left="3430" w:hanging="360"/>
      </w:pPr>
      <w:rPr>
        <w:rFonts w:ascii="Noto Sans Symbols" w:eastAsia="Noto Sans Symbols" w:hAnsi="Noto Sans Symbols" w:cs="Noto Sans Symbols"/>
      </w:rPr>
    </w:lvl>
    <w:lvl w:ilvl="4">
      <w:start w:val="1"/>
      <w:numFmt w:val="bullet"/>
      <w:lvlText w:val="o"/>
      <w:lvlJc w:val="left"/>
      <w:pPr>
        <w:ind w:left="4150" w:hanging="360"/>
      </w:pPr>
      <w:rPr>
        <w:rFonts w:ascii="Courier New" w:eastAsia="Courier New" w:hAnsi="Courier New" w:cs="Courier New"/>
      </w:rPr>
    </w:lvl>
    <w:lvl w:ilvl="5">
      <w:start w:val="1"/>
      <w:numFmt w:val="bullet"/>
      <w:lvlText w:val="▪"/>
      <w:lvlJc w:val="left"/>
      <w:pPr>
        <w:ind w:left="4870" w:hanging="360"/>
      </w:pPr>
      <w:rPr>
        <w:rFonts w:ascii="Noto Sans Symbols" w:eastAsia="Noto Sans Symbols" w:hAnsi="Noto Sans Symbols" w:cs="Noto Sans Symbols"/>
      </w:rPr>
    </w:lvl>
    <w:lvl w:ilvl="6">
      <w:start w:val="1"/>
      <w:numFmt w:val="bullet"/>
      <w:lvlText w:val="●"/>
      <w:lvlJc w:val="left"/>
      <w:pPr>
        <w:ind w:left="5590" w:hanging="360"/>
      </w:pPr>
      <w:rPr>
        <w:rFonts w:ascii="Noto Sans Symbols" w:eastAsia="Noto Sans Symbols" w:hAnsi="Noto Sans Symbols" w:cs="Noto Sans Symbols"/>
      </w:rPr>
    </w:lvl>
    <w:lvl w:ilvl="7">
      <w:start w:val="1"/>
      <w:numFmt w:val="bullet"/>
      <w:lvlText w:val="o"/>
      <w:lvlJc w:val="left"/>
      <w:pPr>
        <w:ind w:left="6310" w:hanging="360"/>
      </w:pPr>
      <w:rPr>
        <w:rFonts w:ascii="Courier New" w:eastAsia="Courier New" w:hAnsi="Courier New" w:cs="Courier New"/>
      </w:rPr>
    </w:lvl>
    <w:lvl w:ilvl="8">
      <w:start w:val="1"/>
      <w:numFmt w:val="bullet"/>
      <w:lvlText w:val="▪"/>
      <w:lvlJc w:val="left"/>
      <w:pPr>
        <w:ind w:left="7030" w:hanging="360"/>
      </w:pPr>
      <w:rPr>
        <w:rFonts w:ascii="Noto Sans Symbols" w:eastAsia="Noto Sans Symbols" w:hAnsi="Noto Sans Symbols" w:cs="Noto Sans Symbols"/>
      </w:rPr>
    </w:lvl>
  </w:abstractNum>
  <w:abstractNum w:abstractNumId="11" w15:restartNumberingAfterBreak="0">
    <w:nsid w:val="60833BD2"/>
    <w:multiLevelType w:val="multilevel"/>
    <w:tmpl w:val="2DDA80A4"/>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 w15:restartNumberingAfterBreak="0">
    <w:nsid w:val="695408FA"/>
    <w:multiLevelType w:val="multilevel"/>
    <w:tmpl w:val="0B700640"/>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695B0740"/>
    <w:multiLevelType w:val="multilevel"/>
    <w:tmpl w:val="BF7440B0"/>
    <w:lvl w:ilvl="0">
      <w:start w:val="1"/>
      <w:numFmt w:val="bullet"/>
      <w:lvlText w:val="●"/>
      <w:lvlJc w:val="left"/>
      <w:pPr>
        <w:ind w:left="1270" w:hanging="360"/>
      </w:pPr>
      <w:rPr>
        <w:rFonts w:ascii="Noto Sans Symbols" w:eastAsia="Noto Sans Symbols" w:hAnsi="Noto Sans Symbols" w:cs="Noto Sans Symbols"/>
      </w:rPr>
    </w:lvl>
    <w:lvl w:ilvl="1">
      <w:start w:val="1"/>
      <w:numFmt w:val="bullet"/>
      <w:lvlText w:val="o"/>
      <w:lvlJc w:val="left"/>
      <w:pPr>
        <w:ind w:left="1990" w:hanging="360"/>
      </w:pPr>
      <w:rPr>
        <w:rFonts w:ascii="Courier New" w:eastAsia="Courier New" w:hAnsi="Courier New" w:cs="Courier New"/>
      </w:rPr>
    </w:lvl>
    <w:lvl w:ilvl="2">
      <w:start w:val="1"/>
      <w:numFmt w:val="bullet"/>
      <w:lvlText w:val="▪"/>
      <w:lvlJc w:val="left"/>
      <w:pPr>
        <w:ind w:left="2710" w:hanging="360"/>
      </w:pPr>
      <w:rPr>
        <w:rFonts w:ascii="Noto Sans Symbols" w:eastAsia="Noto Sans Symbols" w:hAnsi="Noto Sans Symbols" w:cs="Noto Sans Symbols"/>
      </w:rPr>
    </w:lvl>
    <w:lvl w:ilvl="3">
      <w:start w:val="1"/>
      <w:numFmt w:val="bullet"/>
      <w:lvlText w:val="●"/>
      <w:lvlJc w:val="left"/>
      <w:pPr>
        <w:ind w:left="3430" w:hanging="360"/>
      </w:pPr>
      <w:rPr>
        <w:rFonts w:ascii="Noto Sans Symbols" w:eastAsia="Noto Sans Symbols" w:hAnsi="Noto Sans Symbols" w:cs="Noto Sans Symbols"/>
      </w:rPr>
    </w:lvl>
    <w:lvl w:ilvl="4">
      <w:start w:val="1"/>
      <w:numFmt w:val="bullet"/>
      <w:lvlText w:val="o"/>
      <w:lvlJc w:val="left"/>
      <w:pPr>
        <w:ind w:left="4150" w:hanging="360"/>
      </w:pPr>
      <w:rPr>
        <w:rFonts w:ascii="Courier New" w:eastAsia="Courier New" w:hAnsi="Courier New" w:cs="Courier New"/>
      </w:rPr>
    </w:lvl>
    <w:lvl w:ilvl="5">
      <w:start w:val="1"/>
      <w:numFmt w:val="bullet"/>
      <w:lvlText w:val="▪"/>
      <w:lvlJc w:val="left"/>
      <w:pPr>
        <w:ind w:left="4870" w:hanging="360"/>
      </w:pPr>
      <w:rPr>
        <w:rFonts w:ascii="Noto Sans Symbols" w:eastAsia="Noto Sans Symbols" w:hAnsi="Noto Sans Symbols" w:cs="Noto Sans Symbols"/>
      </w:rPr>
    </w:lvl>
    <w:lvl w:ilvl="6">
      <w:start w:val="1"/>
      <w:numFmt w:val="bullet"/>
      <w:lvlText w:val="●"/>
      <w:lvlJc w:val="left"/>
      <w:pPr>
        <w:ind w:left="5590" w:hanging="360"/>
      </w:pPr>
      <w:rPr>
        <w:rFonts w:ascii="Noto Sans Symbols" w:eastAsia="Noto Sans Symbols" w:hAnsi="Noto Sans Symbols" w:cs="Noto Sans Symbols"/>
      </w:rPr>
    </w:lvl>
    <w:lvl w:ilvl="7">
      <w:start w:val="1"/>
      <w:numFmt w:val="bullet"/>
      <w:lvlText w:val="o"/>
      <w:lvlJc w:val="left"/>
      <w:pPr>
        <w:ind w:left="6310" w:hanging="360"/>
      </w:pPr>
      <w:rPr>
        <w:rFonts w:ascii="Courier New" w:eastAsia="Courier New" w:hAnsi="Courier New" w:cs="Courier New"/>
      </w:rPr>
    </w:lvl>
    <w:lvl w:ilvl="8">
      <w:start w:val="1"/>
      <w:numFmt w:val="bullet"/>
      <w:lvlText w:val="▪"/>
      <w:lvlJc w:val="left"/>
      <w:pPr>
        <w:ind w:left="7030" w:hanging="360"/>
      </w:pPr>
      <w:rPr>
        <w:rFonts w:ascii="Noto Sans Symbols" w:eastAsia="Noto Sans Symbols" w:hAnsi="Noto Sans Symbols" w:cs="Noto Sans Symbols"/>
      </w:rPr>
    </w:lvl>
  </w:abstractNum>
  <w:abstractNum w:abstractNumId="14" w15:restartNumberingAfterBreak="0">
    <w:nsid w:val="70856B91"/>
    <w:multiLevelType w:val="multilevel"/>
    <w:tmpl w:val="C628A02E"/>
    <w:lvl w:ilvl="0">
      <w:start w:val="1"/>
      <w:numFmt w:val="bullet"/>
      <w:lvlText w:val="●"/>
      <w:lvlJc w:val="left"/>
      <w:pPr>
        <w:ind w:left="1201" w:hanging="360"/>
      </w:pPr>
      <w:rPr>
        <w:rFonts w:ascii="Noto Sans Symbols" w:eastAsia="Noto Sans Symbols" w:hAnsi="Noto Sans Symbols" w:cs="Noto Sans Symbols"/>
      </w:rPr>
    </w:lvl>
    <w:lvl w:ilvl="1">
      <w:start w:val="1"/>
      <w:numFmt w:val="bullet"/>
      <w:lvlText w:val="o"/>
      <w:lvlJc w:val="left"/>
      <w:pPr>
        <w:ind w:left="1921" w:hanging="360"/>
      </w:pPr>
      <w:rPr>
        <w:rFonts w:ascii="Courier New" w:eastAsia="Courier New" w:hAnsi="Courier New" w:cs="Courier New"/>
      </w:rPr>
    </w:lvl>
    <w:lvl w:ilvl="2">
      <w:start w:val="1"/>
      <w:numFmt w:val="bullet"/>
      <w:lvlText w:val="▪"/>
      <w:lvlJc w:val="left"/>
      <w:pPr>
        <w:ind w:left="2641" w:hanging="360"/>
      </w:pPr>
      <w:rPr>
        <w:rFonts w:ascii="Noto Sans Symbols" w:eastAsia="Noto Sans Symbols" w:hAnsi="Noto Sans Symbols" w:cs="Noto Sans Symbols"/>
      </w:rPr>
    </w:lvl>
    <w:lvl w:ilvl="3">
      <w:start w:val="1"/>
      <w:numFmt w:val="bullet"/>
      <w:lvlText w:val="●"/>
      <w:lvlJc w:val="left"/>
      <w:pPr>
        <w:ind w:left="3361" w:hanging="360"/>
      </w:pPr>
      <w:rPr>
        <w:rFonts w:ascii="Noto Sans Symbols" w:eastAsia="Noto Sans Symbols" w:hAnsi="Noto Sans Symbols" w:cs="Noto Sans Symbols"/>
      </w:rPr>
    </w:lvl>
    <w:lvl w:ilvl="4">
      <w:start w:val="1"/>
      <w:numFmt w:val="bullet"/>
      <w:lvlText w:val="o"/>
      <w:lvlJc w:val="left"/>
      <w:pPr>
        <w:ind w:left="4081" w:hanging="360"/>
      </w:pPr>
      <w:rPr>
        <w:rFonts w:ascii="Courier New" w:eastAsia="Courier New" w:hAnsi="Courier New" w:cs="Courier New"/>
      </w:rPr>
    </w:lvl>
    <w:lvl w:ilvl="5">
      <w:start w:val="1"/>
      <w:numFmt w:val="bullet"/>
      <w:lvlText w:val="▪"/>
      <w:lvlJc w:val="left"/>
      <w:pPr>
        <w:ind w:left="4801" w:hanging="360"/>
      </w:pPr>
      <w:rPr>
        <w:rFonts w:ascii="Noto Sans Symbols" w:eastAsia="Noto Sans Symbols" w:hAnsi="Noto Sans Symbols" w:cs="Noto Sans Symbols"/>
      </w:rPr>
    </w:lvl>
    <w:lvl w:ilvl="6">
      <w:start w:val="1"/>
      <w:numFmt w:val="bullet"/>
      <w:lvlText w:val="●"/>
      <w:lvlJc w:val="left"/>
      <w:pPr>
        <w:ind w:left="5521" w:hanging="360"/>
      </w:pPr>
      <w:rPr>
        <w:rFonts w:ascii="Noto Sans Symbols" w:eastAsia="Noto Sans Symbols" w:hAnsi="Noto Sans Symbols" w:cs="Noto Sans Symbols"/>
      </w:rPr>
    </w:lvl>
    <w:lvl w:ilvl="7">
      <w:start w:val="1"/>
      <w:numFmt w:val="bullet"/>
      <w:lvlText w:val="o"/>
      <w:lvlJc w:val="left"/>
      <w:pPr>
        <w:ind w:left="6241" w:hanging="360"/>
      </w:pPr>
      <w:rPr>
        <w:rFonts w:ascii="Courier New" w:eastAsia="Courier New" w:hAnsi="Courier New" w:cs="Courier New"/>
      </w:rPr>
    </w:lvl>
    <w:lvl w:ilvl="8">
      <w:start w:val="1"/>
      <w:numFmt w:val="bullet"/>
      <w:lvlText w:val="▪"/>
      <w:lvlJc w:val="left"/>
      <w:pPr>
        <w:ind w:left="6961" w:hanging="360"/>
      </w:pPr>
      <w:rPr>
        <w:rFonts w:ascii="Noto Sans Symbols" w:eastAsia="Noto Sans Symbols" w:hAnsi="Noto Sans Symbols" w:cs="Noto Sans Symbols"/>
      </w:rPr>
    </w:lvl>
  </w:abstractNum>
  <w:abstractNum w:abstractNumId="15" w15:restartNumberingAfterBreak="0">
    <w:nsid w:val="763E6FB0"/>
    <w:multiLevelType w:val="multilevel"/>
    <w:tmpl w:val="E06ADB0A"/>
    <w:lvl w:ilvl="0">
      <w:start w:val="1"/>
      <w:numFmt w:val="lowerRoman"/>
      <w:lvlText w:val="%1."/>
      <w:lvlJc w:val="righ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16" w15:restartNumberingAfterBreak="0">
    <w:nsid w:val="782A2871"/>
    <w:multiLevelType w:val="multilevel"/>
    <w:tmpl w:val="69B6C4D0"/>
    <w:lvl w:ilvl="0">
      <w:start w:val="1"/>
      <w:numFmt w:val="lowerRoman"/>
      <w:lvlText w:val="%1."/>
      <w:lvlJc w:val="righ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num w:numId="1">
    <w:abstractNumId w:val="1"/>
  </w:num>
  <w:num w:numId="2">
    <w:abstractNumId w:val="13"/>
  </w:num>
  <w:num w:numId="3">
    <w:abstractNumId w:val="4"/>
  </w:num>
  <w:num w:numId="4">
    <w:abstractNumId w:val="2"/>
  </w:num>
  <w:num w:numId="5">
    <w:abstractNumId w:val="3"/>
  </w:num>
  <w:num w:numId="6">
    <w:abstractNumId w:val="6"/>
  </w:num>
  <w:num w:numId="7">
    <w:abstractNumId w:val="7"/>
  </w:num>
  <w:num w:numId="8">
    <w:abstractNumId w:val="12"/>
  </w:num>
  <w:num w:numId="9">
    <w:abstractNumId w:val="0"/>
  </w:num>
  <w:num w:numId="10">
    <w:abstractNumId w:val="11"/>
  </w:num>
  <w:num w:numId="11">
    <w:abstractNumId w:val="10"/>
  </w:num>
  <w:num w:numId="12">
    <w:abstractNumId w:val="14"/>
  </w:num>
  <w:num w:numId="13">
    <w:abstractNumId w:val="8"/>
  </w:num>
  <w:num w:numId="14">
    <w:abstractNumId w:val="5"/>
  </w:num>
  <w:num w:numId="15">
    <w:abstractNumId w:val="9"/>
  </w:num>
  <w:num w:numId="16">
    <w:abstractNumId w:val="16"/>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331"/>
    <w:rsid w:val="000030C6"/>
    <w:rsid w:val="00177594"/>
    <w:rsid w:val="004A27D9"/>
    <w:rsid w:val="00C52417"/>
    <w:rsid w:val="00CD2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3F9CE"/>
  <w15:docId w15:val="{E20F6EE8-7C34-4FBF-852A-95E735923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Cambria"/>
        <w:sz w:val="22"/>
        <w:szCs w:val="22"/>
        <w:lang w:val="en"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ind w:left="636" w:hanging="276"/>
      <w:outlineLvl w:val="0"/>
    </w:pPr>
    <w:rPr>
      <w:rFonts w:ascii="Calibri" w:eastAsia="Calibri" w:hAnsi="Calibri" w:cs="Calibri"/>
      <w:b/>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line="613" w:lineRule="auto"/>
      <w:ind w:right="17"/>
      <w:jc w:val="center"/>
    </w:pPr>
    <w:rPr>
      <w:rFonts w:ascii="Calibri" w:eastAsia="Calibri" w:hAnsi="Calibri" w:cs="Calibri"/>
      <w:sz w:val="52"/>
      <w:szCs w:val="52"/>
    </w:rPr>
  </w:style>
  <w:style w:type="paragraph" w:styleId="BodyText">
    <w:name w:val="Body Text"/>
    <w:basedOn w:val="Normal"/>
    <w:uiPriority w:val="1"/>
    <w:qFormat/>
    <w:pPr>
      <w:spacing w:before="40"/>
      <w:ind w:left="481"/>
    </w:pPr>
  </w:style>
  <w:style w:type="paragraph" w:styleId="ListParagraph">
    <w:name w:val="List Paragraph"/>
    <w:basedOn w:val="Normal"/>
    <w:uiPriority w:val="1"/>
    <w:qFormat/>
    <w:pPr>
      <w:ind w:left="481" w:hanging="121"/>
    </w:pPr>
  </w:style>
  <w:style w:type="paragraph" w:customStyle="1" w:styleId="TableParagraph">
    <w:name w:val="Table Paragraph"/>
    <w:basedOn w:val="Normal"/>
    <w:uiPriority w:val="1"/>
    <w:qFormat/>
    <w:pPr>
      <w:spacing w:before="119"/>
      <w:ind w:left="50"/>
    </w:pPr>
  </w:style>
  <w:style w:type="paragraph" w:styleId="Header">
    <w:name w:val="header"/>
    <w:basedOn w:val="Normal"/>
    <w:link w:val="HeaderChar"/>
    <w:uiPriority w:val="99"/>
    <w:unhideWhenUsed/>
    <w:rsid w:val="0053035F"/>
    <w:pPr>
      <w:tabs>
        <w:tab w:val="center" w:pos="4680"/>
        <w:tab w:val="right" w:pos="9360"/>
      </w:tabs>
    </w:pPr>
  </w:style>
  <w:style w:type="character" w:customStyle="1" w:styleId="HeaderChar">
    <w:name w:val="Header Char"/>
    <w:basedOn w:val="DefaultParagraphFont"/>
    <w:link w:val="Header"/>
    <w:uiPriority w:val="99"/>
    <w:rsid w:val="0053035F"/>
    <w:rPr>
      <w:rFonts w:ascii="Cambria" w:eastAsia="Cambria" w:hAnsi="Cambria" w:cs="Cambria"/>
    </w:rPr>
  </w:style>
  <w:style w:type="paragraph" w:styleId="Footer">
    <w:name w:val="footer"/>
    <w:basedOn w:val="Normal"/>
    <w:link w:val="FooterChar"/>
    <w:uiPriority w:val="99"/>
    <w:unhideWhenUsed/>
    <w:rsid w:val="0053035F"/>
    <w:pPr>
      <w:tabs>
        <w:tab w:val="center" w:pos="4680"/>
        <w:tab w:val="right" w:pos="9360"/>
      </w:tabs>
    </w:pPr>
  </w:style>
  <w:style w:type="character" w:customStyle="1" w:styleId="FooterChar">
    <w:name w:val="Footer Char"/>
    <w:basedOn w:val="DefaultParagraphFont"/>
    <w:link w:val="Footer"/>
    <w:uiPriority w:val="99"/>
    <w:rsid w:val="0053035F"/>
    <w:rPr>
      <w:rFonts w:ascii="Cambria" w:eastAsia="Cambria" w:hAnsi="Cambria" w:cs="Cambria"/>
    </w:rPr>
  </w:style>
  <w:style w:type="table" w:styleId="PlainTable1">
    <w:name w:val="Plain Table 1"/>
    <w:basedOn w:val="TableNormal"/>
    <w:uiPriority w:val="99"/>
    <w:rsid w:val="005C6185"/>
    <w:pPr>
      <w:widowControl/>
    </w:pPr>
    <w:rPr>
      <w:rFonts w:eastAsiaTheme="minorEastAsi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5E44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pPr>
      <w:widowControl/>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paragraph" w:styleId="BalloonText">
    <w:name w:val="Balloon Text"/>
    <w:basedOn w:val="Normal"/>
    <w:link w:val="BalloonTextChar"/>
    <w:uiPriority w:val="99"/>
    <w:semiHidden/>
    <w:unhideWhenUsed/>
    <w:rsid w:val="004A27D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27D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Vjp9TGYXxjo2AYEPPxW0F4VYZw==">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3445</Words>
  <Characters>19641</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Mr. Md. Muhyminul</cp:lastModifiedBy>
  <cp:revision>6</cp:revision>
  <cp:lastPrinted>2025-11-30T07:51:00Z</cp:lastPrinted>
  <dcterms:created xsi:type="dcterms:W3CDTF">2025-08-24T17:16:00Z</dcterms:created>
  <dcterms:modified xsi:type="dcterms:W3CDTF">2025-11-30T07:51:00Z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2025-07-22T00:00:00Z</vt:filetime>
  </property>
  <property fmtid="{D5CDD505-2E9C-101B-9397-08002B2CF9AE}" pid="3" name="Creator">
    <vt:lpwstr>Microsoft® Word 2019</vt:lpwstr>
  </property>
  <property fmtid="{D5CDD505-2E9C-101B-9397-08002B2CF9AE}" pid="4" name="LastSaved">
    <vt:filetime>2025-08-24T00:00:00Z</vt:filetime>
  </property>
  <property fmtid="{D5CDD505-2E9C-101B-9397-08002B2CF9AE}" pid="5" name="Producer">
    <vt:lpwstr>Microsoft® Word 2019</vt:lpwstr>
  </property>
</Properties>
</file>